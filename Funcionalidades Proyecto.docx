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9E7D" w14:textId="0FFE851F" w:rsidR="00CE70CA" w:rsidRDefault="00CE70CA">
      <w:pPr>
        <w:rPr>
          <w:sz w:val="20"/>
          <w:szCs w:val="20"/>
        </w:rPr>
      </w:pPr>
      <w:r>
        <w:rPr>
          <w:sz w:val="20"/>
          <w:szCs w:val="20"/>
        </w:rPr>
        <w:t>DISEÑO: Felicitaciones. Se ve muy profesional. Colores claros, logo muy enfocado. Muy bien logrado todo el ecosistema del portal.</w:t>
      </w:r>
      <w:r w:rsidR="00296B09">
        <w:rPr>
          <w:sz w:val="20"/>
          <w:szCs w:val="20"/>
        </w:rPr>
        <w:t xml:space="preserve"> </w:t>
      </w:r>
    </w:p>
    <w:p w14:paraId="293857A1" w14:textId="77777777" w:rsidR="00CE70CA" w:rsidRDefault="00CE70CA">
      <w:pPr>
        <w:rPr>
          <w:sz w:val="20"/>
          <w:szCs w:val="20"/>
        </w:rPr>
      </w:pPr>
    </w:p>
    <w:p w14:paraId="3275AA85" w14:textId="53A3DEAC" w:rsidR="00685D92" w:rsidRDefault="00685D92">
      <w:pPr>
        <w:rPr>
          <w:sz w:val="20"/>
          <w:szCs w:val="20"/>
        </w:rPr>
      </w:pPr>
      <w:r>
        <w:rPr>
          <w:sz w:val="20"/>
          <w:szCs w:val="20"/>
        </w:rPr>
        <w:t xml:space="preserve">SECCIONES: Ingresa, pero al apretar, debes refrescar la pagina para que ingrese. No se hace de forma automática al hacer </w:t>
      </w:r>
      <w:proofErr w:type="spellStart"/>
      <w:proofErr w:type="gramStart"/>
      <w:r>
        <w:rPr>
          <w:sz w:val="20"/>
          <w:szCs w:val="20"/>
        </w:rPr>
        <w:t>click</w:t>
      </w:r>
      <w:proofErr w:type="spellEnd"/>
      <w:proofErr w:type="gramEnd"/>
      <w:r>
        <w:rPr>
          <w:sz w:val="20"/>
          <w:szCs w:val="20"/>
        </w:rPr>
        <w:t xml:space="preserve"> en la sección.</w:t>
      </w:r>
      <w:r w:rsidR="00296B09">
        <w:rPr>
          <w:sz w:val="20"/>
          <w:szCs w:val="20"/>
        </w:rPr>
        <w:t xml:space="preserve"> Tarda demasiado y hay que </w:t>
      </w:r>
      <w:proofErr w:type="spellStart"/>
      <w:r w:rsidR="00296B09">
        <w:rPr>
          <w:sz w:val="20"/>
          <w:szCs w:val="20"/>
        </w:rPr>
        <w:t>refresacar</w:t>
      </w:r>
      <w:proofErr w:type="spellEnd"/>
      <w:r w:rsidR="00296B09">
        <w:rPr>
          <w:sz w:val="20"/>
          <w:szCs w:val="20"/>
        </w:rPr>
        <w:t>. Al refrescar, si te lleva a la sección.</w:t>
      </w:r>
    </w:p>
    <w:p w14:paraId="43524231" w14:textId="77777777" w:rsidR="002E31AD" w:rsidRDefault="002E31AD">
      <w:pPr>
        <w:rPr>
          <w:sz w:val="20"/>
          <w:szCs w:val="20"/>
        </w:rPr>
      </w:pPr>
    </w:p>
    <w:p w14:paraId="3AD3667E" w14:textId="77777777" w:rsidR="00CE70CA" w:rsidRDefault="00CE70CA">
      <w:pPr>
        <w:rPr>
          <w:sz w:val="20"/>
          <w:szCs w:val="20"/>
        </w:rPr>
      </w:pPr>
    </w:p>
    <w:p w14:paraId="361E0324" w14:textId="361E1333" w:rsidR="007A6206" w:rsidRPr="002321D2" w:rsidRDefault="007A6206">
      <w:pPr>
        <w:rPr>
          <w:sz w:val="20"/>
          <w:szCs w:val="20"/>
        </w:rPr>
      </w:pPr>
      <w:r w:rsidRPr="002321D2">
        <w:rPr>
          <w:sz w:val="20"/>
          <w:szCs w:val="20"/>
        </w:rPr>
        <w:t>PORTADA PRINCIPAL:</w:t>
      </w:r>
    </w:p>
    <w:p w14:paraId="51A5ED81" w14:textId="04C94A4E" w:rsidR="00E73C8E" w:rsidRDefault="002321D2">
      <w:pPr>
        <w:rPr>
          <w:sz w:val="20"/>
          <w:szCs w:val="20"/>
        </w:rPr>
      </w:pPr>
      <w:r w:rsidRPr="002321D2">
        <w:rPr>
          <w:sz w:val="20"/>
          <w:szCs w:val="20"/>
        </w:rPr>
        <w:t>Muy bien que por default</w:t>
      </w:r>
      <w:r w:rsidR="007A6206" w:rsidRPr="002321D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este en </w:t>
      </w:r>
      <w:proofErr w:type="gramStart"/>
      <w:r>
        <w:rPr>
          <w:sz w:val="20"/>
          <w:szCs w:val="20"/>
        </w:rPr>
        <w:t>Español</w:t>
      </w:r>
      <w:proofErr w:type="gramEnd"/>
      <w:r>
        <w:rPr>
          <w:sz w:val="20"/>
          <w:szCs w:val="20"/>
        </w:rPr>
        <w:t>.</w:t>
      </w:r>
    </w:p>
    <w:p w14:paraId="2558AEE2" w14:textId="39B75BBD" w:rsidR="002321D2" w:rsidRDefault="00FC1A6D">
      <w:pPr>
        <w:rPr>
          <w:sz w:val="20"/>
          <w:szCs w:val="20"/>
        </w:rPr>
      </w:pPr>
      <w:r w:rsidRPr="00FC1A6D">
        <w:rPr>
          <w:sz w:val="20"/>
          <w:szCs w:val="20"/>
        </w:rPr>
        <w:t xml:space="preserve">Sube tu CV una sola vez. </w:t>
      </w:r>
      <w:proofErr w:type="spellStart"/>
      <w:r w:rsidRPr="00FC1A6D">
        <w:rPr>
          <w:sz w:val="20"/>
          <w:szCs w:val="20"/>
        </w:rPr>
        <w:t>AplicoCV</w:t>
      </w:r>
      <w:proofErr w:type="spellEnd"/>
      <w:r w:rsidRPr="00FC1A6D">
        <w:rPr>
          <w:sz w:val="20"/>
          <w:szCs w:val="20"/>
        </w:rPr>
        <w:t xml:space="preserve"> lo estructura con IA y luego completa automáticamente las postulaciones en LinkedIn, </w:t>
      </w:r>
      <w:proofErr w:type="spellStart"/>
      <w:r w:rsidRPr="00FC1A6D">
        <w:rPr>
          <w:sz w:val="20"/>
          <w:szCs w:val="20"/>
        </w:rPr>
        <w:t>Workday</w:t>
      </w:r>
      <w:proofErr w:type="spellEnd"/>
      <w:r w:rsidRPr="00FC1A6D">
        <w:rPr>
          <w:sz w:val="20"/>
          <w:szCs w:val="20"/>
        </w:rPr>
        <w:t xml:space="preserve">, </w:t>
      </w:r>
      <w:proofErr w:type="spellStart"/>
      <w:r w:rsidRPr="00FC1A6D">
        <w:rPr>
          <w:sz w:val="20"/>
          <w:szCs w:val="20"/>
        </w:rPr>
        <w:t>Indeed</w:t>
      </w:r>
      <w:proofErr w:type="spellEnd"/>
      <w:r w:rsidRPr="00FC1A6D">
        <w:rPr>
          <w:sz w:val="20"/>
          <w:szCs w:val="20"/>
        </w:rPr>
        <w:t xml:space="preserve"> y </w:t>
      </w:r>
      <w:r w:rsidRPr="00CA77AD">
        <w:rPr>
          <w:sz w:val="20"/>
          <w:szCs w:val="20"/>
          <w:highlight w:val="red"/>
          <w:rPrChange w:id="0" w:author="FEDERICO MARTIN MAUAS" w:date="2026-06-05T10:05:00Z" w16du:dateUtc="2026-06-05T13:05:00Z">
            <w:rPr>
              <w:sz w:val="20"/>
              <w:szCs w:val="20"/>
            </w:rPr>
          </w:rPrChange>
        </w:rPr>
        <w:t>11 portales más</w:t>
      </w:r>
      <w:r w:rsidRPr="00FC1A6D">
        <w:rPr>
          <w:sz w:val="20"/>
          <w:szCs w:val="20"/>
        </w:rPr>
        <w:t xml:space="preserve"> </w:t>
      </w:r>
      <w:r w:rsidR="00CA77AD" w:rsidRPr="00CA77AD">
        <w:rPr>
          <w:sz w:val="20"/>
          <w:szCs w:val="20"/>
          <w:highlight w:val="green"/>
          <w:rPrChange w:id="1" w:author="FEDERICO MARTIN MAUAS" w:date="2026-06-05T10:05:00Z" w16du:dateUtc="2026-06-05T13:05:00Z">
            <w:rPr>
              <w:sz w:val="20"/>
              <w:szCs w:val="20"/>
            </w:rPr>
          </w:rPrChange>
        </w:rPr>
        <w:t xml:space="preserve">y varios portales </w:t>
      </w:r>
      <w:proofErr w:type="spellStart"/>
      <w:r w:rsidR="00CA77AD" w:rsidRPr="00CA77AD">
        <w:rPr>
          <w:sz w:val="20"/>
          <w:szCs w:val="20"/>
          <w:highlight w:val="green"/>
          <w:rPrChange w:id="2" w:author="FEDERICO MARTIN MAUAS" w:date="2026-06-05T10:05:00Z" w16du:dateUtc="2026-06-05T13:05:00Z">
            <w:rPr>
              <w:sz w:val="20"/>
              <w:szCs w:val="20"/>
            </w:rPr>
          </w:rPrChange>
        </w:rPr>
        <w:t>mas</w:t>
      </w:r>
      <w:proofErr w:type="spellEnd"/>
      <w:r w:rsidRPr="00FC1A6D">
        <w:rPr>
          <w:sz w:val="20"/>
          <w:szCs w:val="20"/>
        </w:rPr>
        <w:t>— adaptadas a cada puesto.</w:t>
      </w:r>
    </w:p>
    <w:p w14:paraId="35B839BF" w14:textId="3D463037" w:rsidR="008617E7" w:rsidRDefault="008617E7">
      <w:pPr>
        <w:rPr>
          <w:ins w:id="3" w:author="FEDERICO MARTIN MAUAS" w:date="2026-06-05T10:05:00Z" w16du:dateUtc="2026-06-05T13:05:00Z"/>
          <w:sz w:val="20"/>
          <w:szCs w:val="20"/>
        </w:rPr>
      </w:pPr>
      <w:r>
        <w:rPr>
          <w:sz w:val="20"/>
          <w:szCs w:val="20"/>
        </w:rPr>
        <w:t xml:space="preserve">Pero una vez que ingresas al </w:t>
      </w:r>
      <w:proofErr w:type="spellStart"/>
      <w:r>
        <w:rPr>
          <w:sz w:val="20"/>
          <w:szCs w:val="20"/>
        </w:rPr>
        <w:t>dashboard</w:t>
      </w:r>
      <w:proofErr w:type="spellEnd"/>
      <w:r>
        <w:rPr>
          <w:sz w:val="20"/>
          <w:szCs w:val="20"/>
        </w:rPr>
        <w:t xml:space="preserve">, y </w:t>
      </w:r>
      <w:proofErr w:type="spellStart"/>
      <w:r>
        <w:rPr>
          <w:sz w:val="20"/>
          <w:szCs w:val="20"/>
        </w:rPr>
        <w:t>queres</w:t>
      </w:r>
      <w:proofErr w:type="spellEnd"/>
      <w:r>
        <w:rPr>
          <w:sz w:val="20"/>
          <w:szCs w:val="20"/>
        </w:rPr>
        <w:t xml:space="preserve"> volver a la web inicial, no podes de ninguna forma, aun apretando el logo arriba a la izquierda, tampoco.</w:t>
      </w:r>
    </w:p>
    <w:p w14:paraId="4E5F8863" w14:textId="77777777" w:rsidR="00CA77AD" w:rsidRDefault="00CA77AD">
      <w:pPr>
        <w:rPr>
          <w:sz w:val="20"/>
          <w:szCs w:val="20"/>
        </w:rPr>
      </w:pPr>
    </w:p>
    <w:p w14:paraId="04B5C78B" w14:textId="1B4088D0" w:rsidR="000A485A" w:rsidRDefault="00820683">
      <w:pPr>
        <w:rPr>
          <w:sz w:val="20"/>
          <w:szCs w:val="20"/>
        </w:rPr>
      </w:pPr>
      <w:r>
        <w:rPr>
          <w:sz w:val="20"/>
          <w:szCs w:val="20"/>
        </w:rPr>
        <w:t>COMO FUNCIONA:</w:t>
      </w:r>
      <w:r w:rsidR="00F42D15">
        <w:rPr>
          <w:sz w:val="20"/>
          <w:szCs w:val="20"/>
        </w:rPr>
        <w:t xml:space="preserve"> Bien y Claro.</w:t>
      </w:r>
    </w:p>
    <w:p w14:paraId="72FC372A" w14:textId="77777777" w:rsidR="00F42D15" w:rsidRDefault="00F42D15">
      <w:pPr>
        <w:rPr>
          <w:sz w:val="20"/>
          <w:szCs w:val="20"/>
        </w:rPr>
      </w:pPr>
    </w:p>
    <w:p w14:paraId="06908262" w14:textId="77777777" w:rsidR="001E2360" w:rsidRDefault="00926B38" w:rsidP="00E238A3">
      <w:pPr>
        <w:rPr>
          <w:sz w:val="20"/>
          <w:szCs w:val="20"/>
        </w:rPr>
      </w:pPr>
      <w:r w:rsidRPr="00926B38">
        <w:rPr>
          <w:sz w:val="20"/>
          <w:szCs w:val="20"/>
        </w:rPr>
        <w:t>Funciones</w:t>
      </w:r>
      <w:r>
        <w:rPr>
          <w:sz w:val="20"/>
          <w:szCs w:val="20"/>
        </w:rPr>
        <w:t xml:space="preserve">: </w:t>
      </w:r>
    </w:p>
    <w:p w14:paraId="6A869AA9" w14:textId="49B6D830" w:rsidR="00E238A3" w:rsidRPr="00E238A3" w:rsidRDefault="00E238A3" w:rsidP="00E238A3">
      <w:pPr>
        <w:rPr>
          <w:b/>
          <w:bCs/>
          <w:sz w:val="20"/>
          <w:szCs w:val="20"/>
        </w:rPr>
      </w:pPr>
      <w:r w:rsidRPr="00E238A3">
        <w:rPr>
          <w:b/>
          <w:bCs/>
          <w:sz w:val="20"/>
          <w:szCs w:val="20"/>
        </w:rPr>
        <w:t>Autocompletado universal</w:t>
      </w:r>
    </w:p>
    <w:p w14:paraId="48E82A06" w14:textId="002304BE" w:rsidR="00E238A3" w:rsidRDefault="00E238A3" w:rsidP="00E238A3">
      <w:pPr>
        <w:rPr>
          <w:sz w:val="20"/>
          <w:szCs w:val="20"/>
        </w:rPr>
      </w:pPr>
      <w:r w:rsidRPr="00E238A3">
        <w:rPr>
          <w:sz w:val="20"/>
          <w:szCs w:val="20"/>
        </w:rPr>
        <w:t>Completa formularios en 14 portales principales, con un respaldo inteligente para el resto.</w:t>
      </w:r>
      <w:r>
        <w:rPr>
          <w:sz w:val="20"/>
          <w:szCs w:val="20"/>
        </w:rPr>
        <w:t xml:space="preserve"> </w:t>
      </w:r>
      <w:r w:rsidRPr="00E238A3">
        <w:rPr>
          <w:sz w:val="20"/>
          <w:szCs w:val="20"/>
          <w:highlight w:val="green"/>
        </w:rPr>
        <w:sym w:font="Wingdings" w:char="F0E0"/>
      </w:r>
      <w:r w:rsidRPr="00E238A3">
        <w:rPr>
          <w:sz w:val="20"/>
          <w:szCs w:val="20"/>
          <w:highlight w:val="green"/>
        </w:rPr>
        <w:t xml:space="preserve"> No estoy seguro de mencionar que son 14 o 15 o 19, no lo limitaría a un </w:t>
      </w:r>
      <w:proofErr w:type="spellStart"/>
      <w:r w:rsidRPr="00E238A3">
        <w:rPr>
          <w:sz w:val="20"/>
          <w:szCs w:val="20"/>
          <w:highlight w:val="green"/>
        </w:rPr>
        <w:t>numero</w:t>
      </w:r>
      <w:proofErr w:type="spellEnd"/>
      <w:r w:rsidRPr="00E238A3">
        <w:rPr>
          <w:sz w:val="20"/>
          <w:szCs w:val="20"/>
          <w:highlight w:val="green"/>
        </w:rPr>
        <w:t xml:space="preserve"> en </w:t>
      </w:r>
      <w:proofErr w:type="spellStart"/>
      <w:r w:rsidRPr="00E238A3">
        <w:rPr>
          <w:sz w:val="20"/>
          <w:szCs w:val="20"/>
          <w:highlight w:val="green"/>
        </w:rPr>
        <w:t>especifico</w:t>
      </w:r>
      <w:proofErr w:type="spellEnd"/>
      <w:r w:rsidRPr="00E238A3">
        <w:rPr>
          <w:sz w:val="20"/>
          <w:szCs w:val="20"/>
          <w:highlight w:val="green"/>
        </w:rPr>
        <w:t>.</w:t>
      </w:r>
    </w:p>
    <w:p w14:paraId="7901D720" w14:textId="77777777" w:rsidR="00E238A3" w:rsidRPr="00E238A3" w:rsidRDefault="00E238A3" w:rsidP="00E238A3">
      <w:pPr>
        <w:rPr>
          <w:sz w:val="20"/>
          <w:szCs w:val="20"/>
        </w:rPr>
      </w:pPr>
    </w:p>
    <w:p w14:paraId="2E3F8696" w14:textId="77777777" w:rsidR="001E2360" w:rsidRPr="001E2360" w:rsidRDefault="001E2360" w:rsidP="001E2360">
      <w:pPr>
        <w:rPr>
          <w:b/>
          <w:bCs/>
          <w:sz w:val="20"/>
          <w:szCs w:val="20"/>
        </w:rPr>
      </w:pPr>
      <w:r w:rsidRPr="001E2360">
        <w:rPr>
          <w:b/>
          <w:bCs/>
          <w:sz w:val="20"/>
          <w:szCs w:val="20"/>
        </w:rPr>
        <w:t>Adaptación de CV con IA</w:t>
      </w:r>
    </w:p>
    <w:p w14:paraId="561AEEB3" w14:textId="4BB1FC73" w:rsidR="001E2360" w:rsidRDefault="001E2360" w:rsidP="001E2360">
      <w:pPr>
        <w:rPr>
          <w:sz w:val="20"/>
          <w:szCs w:val="20"/>
        </w:rPr>
      </w:pPr>
      <w:r w:rsidRPr="001E2360">
        <w:rPr>
          <w:sz w:val="20"/>
          <w:szCs w:val="20"/>
        </w:rPr>
        <w:t>Reordena y reformula tu experiencia para encajar con cada oferta — con honestidad.</w:t>
      </w:r>
      <w:r>
        <w:rPr>
          <w:sz w:val="20"/>
          <w:szCs w:val="20"/>
        </w:rPr>
        <w:t xml:space="preserve"> </w:t>
      </w:r>
      <w:r w:rsidRPr="001E2360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Perfecto</w:t>
      </w:r>
    </w:p>
    <w:p w14:paraId="5CAC3F94" w14:textId="77777777" w:rsidR="001E2360" w:rsidRDefault="001E2360" w:rsidP="001E2360">
      <w:pPr>
        <w:rPr>
          <w:sz w:val="20"/>
          <w:szCs w:val="20"/>
        </w:rPr>
      </w:pPr>
    </w:p>
    <w:p w14:paraId="6B79D39F" w14:textId="77777777" w:rsidR="0055768A" w:rsidRPr="0055768A" w:rsidRDefault="0055768A" w:rsidP="0055768A">
      <w:pPr>
        <w:rPr>
          <w:b/>
          <w:bCs/>
          <w:sz w:val="20"/>
          <w:szCs w:val="20"/>
        </w:rPr>
      </w:pPr>
      <w:r w:rsidRPr="0055768A">
        <w:rPr>
          <w:b/>
          <w:bCs/>
          <w:sz w:val="20"/>
          <w:szCs w:val="20"/>
        </w:rPr>
        <w:t>Puntaje ATS</w:t>
      </w:r>
    </w:p>
    <w:p w14:paraId="24464F2E" w14:textId="77777777" w:rsidR="00374B65" w:rsidRDefault="0055768A" w:rsidP="00374B65">
      <w:pPr>
        <w:rPr>
          <w:sz w:val="20"/>
          <w:szCs w:val="20"/>
        </w:rPr>
      </w:pPr>
      <w:r w:rsidRPr="0055768A">
        <w:rPr>
          <w:sz w:val="20"/>
          <w:szCs w:val="20"/>
        </w:rPr>
        <w:t>Mira qué tan bien encajas antes de postularte, con las palabras clave que te faltan.</w:t>
      </w:r>
      <w:r>
        <w:rPr>
          <w:sz w:val="20"/>
          <w:szCs w:val="20"/>
        </w:rPr>
        <w:t xml:space="preserve"> </w:t>
      </w:r>
      <w:r w:rsidRPr="0055768A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Perfecto</w:t>
      </w:r>
      <w:r w:rsidR="00374B65">
        <w:rPr>
          <w:sz w:val="20"/>
          <w:szCs w:val="20"/>
        </w:rPr>
        <w:t xml:space="preserve"> (REVISAR DONDE SE VE ESTO)</w:t>
      </w:r>
    </w:p>
    <w:p w14:paraId="38BDF649" w14:textId="77777777" w:rsidR="0055768A" w:rsidRDefault="0055768A" w:rsidP="0055768A">
      <w:pPr>
        <w:rPr>
          <w:sz w:val="20"/>
          <w:szCs w:val="20"/>
        </w:rPr>
      </w:pPr>
    </w:p>
    <w:p w14:paraId="4143D468" w14:textId="77777777" w:rsidR="00011362" w:rsidRPr="00011362" w:rsidRDefault="00011362" w:rsidP="00011362">
      <w:pPr>
        <w:rPr>
          <w:b/>
          <w:bCs/>
          <w:sz w:val="20"/>
          <w:szCs w:val="20"/>
        </w:rPr>
      </w:pPr>
      <w:r w:rsidRPr="00011362">
        <w:rPr>
          <w:b/>
          <w:bCs/>
          <w:sz w:val="20"/>
          <w:szCs w:val="20"/>
        </w:rPr>
        <w:t>Cartas de presentación</w:t>
      </w:r>
    </w:p>
    <w:p w14:paraId="0D5C688F" w14:textId="14527EC2" w:rsidR="00374B65" w:rsidRDefault="00011362" w:rsidP="00374B65">
      <w:pPr>
        <w:rPr>
          <w:sz w:val="20"/>
          <w:szCs w:val="20"/>
        </w:rPr>
      </w:pPr>
      <w:r w:rsidRPr="00011362">
        <w:rPr>
          <w:sz w:val="20"/>
          <w:szCs w:val="20"/>
        </w:rPr>
        <w:t>Genera una carta enfocada y específica en el tono que elijas — en segundos.</w:t>
      </w:r>
      <w:r>
        <w:rPr>
          <w:sz w:val="20"/>
          <w:szCs w:val="20"/>
        </w:rPr>
        <w:t xml:space="preserve"> </w:t>
      </w:r>
      <w:r w:rsidRPr="00011362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Perfecto</w:t>
      </w:r>
      <w:r w:rsidR="00374B65">
        <w:rPr>
          <w:sz w:val="20"/>
          <w:szCs w:val="20"/>
        </w:rPr>
        <w:t xml:space="preserve"> </w:t>
      </w:r>
      <w:r w:rsidR="00374B65" w:rsidRPr="006B7123">
        <w:rPr>
          <w:sz w:val="20"/>
          <w:szCs w:val="20"/>
          <w:highlight w:val="darkYellow"/>
        </w:rPr>
        <w:t xml:space="preserve">(REVISAR SE CREA ESTO, SI EN TU PERFIL </w:t>
      </w:r>
      <w:r w:rsidR="006B7123" w:rsidRPr="006B7123">
        <w:rPr>
          <w:sz w:val="20"/>
          <w:szCs w:val="20"/>
          <w:highlight w:val="darkYellow"/>
        </w:rPr>
        <w:t>O EN EL AUTOCOMPLETADO DEL CV</w:t>
      </w:r>
      <w:r w:rsidR="00374B65" w:rsidRPr="006B7123">
        <w:rPr>
          <w:sz w:val="20"/>
          <w:szCs w:val="20"/>
          <w:highlight w:val="darkYellow"/>
        </w:rPr>
        <w:t>)</w:t>
      </w:r>
    </w:p>
    <w:p w14:paraId="6238792A" w14:textId="2D23F531" w:rsidR="00011362" w:rsidRDefault="00011362" w:rsidP="00011362">
      <w:pPr>
        <w:rPr>
          <w:sz w:val="20"/>
          <w:szCs w:val="20"/>
        </w:rPr>
      </w:pPr>
    </w:p>
    <w:p w14:paraId="24907252" w14:textId="77777777" w:rsidR="00011362" w:rsidRDefault="00011362" w:rsidP="00011362">
      <w:pPr>
        <w:rPr>
          <w:sz w:val="20"/>
          <w:szCs w:val="20"/>
        </w:rPr>
      </w:pPr>
    </w:p>
    <w:p w14:paraId="5E30483F" w14:textId="77777777" w:rsidR="00011362" w:rsidRPr="00011362" w:rsidRDefault="00011362" w:rsidP="00011362">
      <w:pPr>
        <w:rPr>
          <w:b/>
          <w:bCs/>
          <w:sz w:val="20"/>
          <w:szCs w:val="20"/>
        </w:rPr>
      </w:pPr>
      <w:r w:rsidRPr="00011362">
        <w:rPr>
          <w:b/>
          <w:bCs/>
          <w:sz w:val="20"/>
          <w:szCs w:val="20"/>
        </w:rPr>
        <w:t>Seguimiento de postulaciones</w:t>
      </w:r>
    </w:p>
    <w:p w14:paraId="7D50818F" w14:textId="2BE99F45" w:rsidR="00011362" w:rsidRDefault="00011362" w:rsidP="00011362">
      <w:pPr>
        <w:rPr>
          <w:sz w:val="20"/>
          <w:szCs w:val="20"/>
        </w:rPr>
      </w:pPr>
      <w:r w:rsidRPr="00011362">
        <w:rPr>
          <w:sz w:val="20"/>
          <w:szCs w:val="20"/>
        </w:rPr>
        <w:t>Un tablero Kanban que sigue cada postulación desde el envío hasta la oferta.</w:t>
      </w:r>
      <w:r>
        <w:rPr>
          <w:sz w:val="20"/>
          <w:szCs w:val="20"/>
        </w:rPr>
        <w:t xml:space="preserve"> </w:t>
      </w:r>
      <w:r w:rsidRPr="00011362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Perfecto</w:t>
      </w:r>
      <w:r w:rsidR="00374B65">
        <w:rPr>
          <w:sz w:val="20"/>
          <w:szCs w:val="20"/>
        </w:rPr>
        <w:t xml:space="preserve"> </w:t>
      </w:r>
      <w:r w:rsidR="00374B65" w:rsidRPr="006B7123">
        <w:rPr>
          <w:sz w:val="20"/>
          <w:szCs w:val="20"/>
          <w:highlight w:val="darkYellow"/>
        </w:rPr>
        <w:t>(REVISAR DONDE SE VE ESTO)</w:t>
      </w:r>
    </w:p>
    <w:p w14:paraId="7DBAAD20" w14:textId="77777777" w:rsidR="00011362" w:rsidRDefault="00011362" w:rsidP="00011362">
      <w:pPr>
        <w:rPr>
          <w:sz w:val="20"/>
          <w:szCs w:val="20"/>
        </w:rPr>
      </w:pPr>
    </w:p>
    <w:p w14:paraId="5749939A" w14:textId="18D1C52C" w:rsidR="004A7B7C" w:rsidRPr="004A7B7C" w:rsidRDefault="004A7B7C" w:rsidP="004A7B7C">
      <w:pPr>
        <w:rPr>
          <w:b/>
          <w:bCs/>
          <w:sz w:val="20"/>
          <w:szCs w:val="20"/>
        </w:rPr>
      </w:pPr>
      <w:r w:rsidRPr="004A7B7C">
        <w:rPr>
          <w:b/>
          <w:bCs/>
          <w:sz w:val="20"/>
          <w:szCs w:val="20"/>
        </w:rPr>
        <w:t xml:space="preserve">Agente de empleo IA </w:t>
      </w:r>
      <w:r w:rsidRPr="004A7B7C">
        <w:rPr>
          <w:b/>
          <w:bCs/>
          <w:sz w:val="20"/>
          <w:szCs w:val="20"/>
          <w:highlight w:val="red"/>
        </w:rPr>
        <w:t>(Beta)</w:t>
      </w:r>
      <w:r>
        <w:rPr>
          <w:b/>
          <w:bCs/>
          <w:sz w:val="20"/>
          <w:szCs w:val="20"/>
        </w:rPr>
        <w:t xml:space="preserve"> </w:t>
      </w:r>
      <w:r w:rsidRPr="004A7B7C">
        <w:rPr>
          <w:b/>
          <w:bCs/>
          <w:sz w:val="20"/>
          <w:szCs w:val="20"/>
        </w:rPr>
        <w:sym w:font="Wingdings" w:char="F0E0"/>
      </w:r>
      <w:r>
        <w:rPr>
          <w:b/>
          <w:bCs/>
          <w:sz w:val="20"/>
          <w:szCs w:val="20"/>
        </w:rPr>
        <w:t xml:space="preserve"> </w:t>
      </w:r>
      <w:proofErr w:type="spellStart"/>
      <w:r w:rsidRPr="004A7B7C">
        <w:rPr>
          <w:sz w:val="20"/>
          <w:szCs w:val="20"/>
          <w:highlight w:val="green"/>
        </w:rPr>
        <w:t>Quitaria</w:t>
      </w:r>
      <w:proofErr w:type="spellEnd"/>
      <w:r w:rsidRPr="004A7B7C">
        <w:rPr>
          <w:sz w:val="20"/>
          <w:szCs w:val="20"/>
          <w:highlight w:val="green"/>
        </w:rPr>
        <w:t xml:space="preserve"> el (Beta)</w:t>
      </w:r>
    </w:p>
    <w:p w14:paraId="3CB05143" w14:textId="77777777" w:rsidR="004A7B7C" w:rsidRPr="004A7B7C" w:rsidRDefault="004A7B7C" w:rsidP="004A7B7C">
      <w:pPr>
        <w:rPr>
          <w:sz w:val="20"/>
          <w:szCs w:val="20"/>
        </w:rPr>
      </w:pPr>
      <w:r w:rsidRPr="004A7B7C">
        <w:rPr>
          <w:sz w:val="20"/>
          <w:szCs w:val="20"/>
        </w:rPr>
        <w:t>Escanea portales de forma programada y te muestra los puestos con mayor coincidencia.</w:t>
      </w:r>
    </w:p>
    <w:p w14:paraId="3731AB6B" w14:textId="3558F91B" w:rsidR="001E2360" w:rsidRDefault="00984833" w:rsidP="001E2360">
      <w:pPr>
        <w:rPr>
          <w:b/>
          <w:bCs/>
          <w:sz w:val="20"/>
          <w:szCs w:val="20"/>
        </w:rPr>
      </w:pPr>
      <w:r w:rsidRPr="00984833">
        <w:rPr>
          <w:b/>
          <w:bCs/>
          <w:sz w:val="20"/>
          <w:szCs w:val="20"/>
        </w:rPr>
        <w:t>Tu kit completo</w:t>
      </w:r>
      <w:r w:rsidR="00B62BA9">
        <w:rPr>
          <w:b/>
          <w:bCs/>
          <w:sz w:val="20"/>
          <w:szCs w:val="20"/>
        </w:rPr>
        <w:t xml:space="preserve"> </w:t>
      </w:r>
    </w:p>
    <w:p w14:paraId="2D01E9C6" w14:textId="77777777" w:rsidR="00984833" w:rsidRDefault="00984833" w:rsidP="001E2360">
      <w:pPr>
        <w:rPr>
          <w:b/>
          <w:bCs/>
          <w:sz w:val="20"/>
          <w:szCs w:val="20"/>
        </w:rPr>
      </w:pPr>
    </w:p>
    <w:p w14:paraId="19F9A158" w14:textId="77777777" w:rsidR="00E765E5" w:rsidRPr="00E765E5" w:rsidRDefault="00E765E5" w:rsidP="00E765E5">
      <w:pPr>
        <w:rPr>
          <w:b/>
          <w:bCs/>
          <w:sz w:val="20"/>
          <w:szCs w:val="20"/>
        </w:rPr>
      </w:pPr>
      <w:r w:rsidRPr="00E765E5">
        <w:rPr>
          <w:b/>
          <w:bCs/>
          <w:sz w:val="20"/>
          <w:szCs w:val="20"/>
        </w:rPr>
        <w:t>Optimizador Super CV</w:t>
      </w:r>
    </w:p>
    <w:p w14:paraId="18AF647E" w14:textId="77777777" w:rsidR="00E765E5" w:rsidRPr="00E765E5" w:rsidRDefault="00E765E5" w:rsidP="00E765E5">
      <w:pPr>
        <w:rPr>
          <w:sz w:val="20"/>
          <w:szCs w:val="20"/>
        </w:rPr>
      </w:pPr>
      <w:r w:rsidRPr="00E765E5">
        <w:rPr>
          <w:sz w:val="20"/>
          <w:szCs w:val="20"/>
        </w:rPr>
        <w:t>Reescribe tu experiencia con la fórmula X-Y-Z y un puntaje ATS al instante — siempre fiel a tu trayectoria real.</w:t>
      </w:r>
    </w:p>
    <w:p w14:paraId="7F2E163C" w14:textId="77777777" w:rsidR="00E765E5" w:rsidRPr="001E2360" w:rsidRDefault="00E765E5" w:rsidP="001E2360">
      <w:pPr>
        <w:rPr>
          <w:sz w:val="20"/>
          <w:szCs w:val="20"/>
        </w:rPr>
      </w:pPr>
    </w:p>
    <w:p w14:paraId="77B09832" w14:textId="77777777" w:rsidR="00795F50" w:rsidRPr="00795F50" w:rsidRDefault="00795F50" w:rsidP="00795F50">
      <w:pPr>
        <w:rPr>
          <w:b/>
          <w:bCs/>
          <w:sz w:val="20"/>
          <w:szCs w:val="20"/>
        </w:rPr>
      </w:pPr>
      <w:r w:rsidRPr="00795F50">
        <w:rPr>
          <w:b/>
          <w:bCs/>
          <w:sz w:val="20"/>
          <w:szCs w:val="20"/>
        </w:rPr>
        <w:t>Simulador ATS</w:t>
      </w:r>
    </w:p>
    <w:p w14:paraId="12C3AEA7" w14:textId="77777777" w:rsidR="00795F50" w:rsidRDefault="00795F50" w:rsidP="00795F50">
      <w:pPr>
        <w:rPr>
          <w:sz w:val="20"/>
          <w:szCs w:val="20"/>
        </w:rPr>
      </w:pPr>
      <w:r w:rsidRPr="00795F50">
        <w:rPr>
          <w:sz w:val="20"/>
          <w:szCs w:val="20"/>
        </w:rPr>
        <w:t>Mira exactamente cómo el software lee tu CV frente a una oferta, con las palabras clave que debes agregar.</w:t>
      </w:r>
      <w:r>
        <w:rPr>
          <w:sz w:val="20"/>
          <w:szCs w:val="20"/>
        </w:rPr>
        <w:t xml:space="preserve"> </w:t>
      </w:r>
      <w:r w:rsidRPr="006B7123">
        <w:rPr>
          <w:sz w:val="20"/>
          <w:szCs w:val="20"/>
          <w:highlight w:val="darkYellow"/>
        </w:rPr>
        <w:t>(REVISAR DONDE SE VE ESTO)</w:t>
      </w:r>
    </w:p>
    <w:p w14:paraId="4CCB9D44" w14:textId="78100233" w:rsidR="00795F50" w:rsidRDefault="00795F50" w:rsidP="00795F50">
      <w:pPr>
        <w:rPr>
          <w:sz w:val="20"/>
          <w:szCs w:val="20"/>
        </w:rPr>
      </w:pPr>
    </w:p>
    <w:p w14:paraId="262CA2FC" w14:textId="77777777" w:rsidR="00BA12F1" w:rsidRPr="00BA12F1" w:rsidRDefault="00BA12F1" w:rsidP="00BA12F1">
      <w:pPr>
        <w:rPr>
          <w:b/>
          <w:bCs/>
          <w:sz w:val="20"/>
          <w:szCs w:val="20"/>
        </w:rPr>
      </w:pPr>
      <w:r w:rsidRPr="00BA12F1">
        <w:rPr>
          <w:b/>
          <w:bCs/>
          <w:sz w:val="20"/>
          <w:szCs w:val="20"/>
        </w:rPr>
        <w:t>Entrevista simulada con IA</w:t>
      </w:r>
    </w:p>
    <w:p w14:paraId="19757524" w14:textId="06DE8640" w:rsidR="00BA12F1" w:rsidRPr="00BA12F1" w:rsidRDefault="00BA12F1" w:rsidP="00BA12F1">
      <w:pPr>
        <w:rPr>
          <w:sz w:val="20"/>
          <w:szCs w:val="20"/>
        </w:rPr>
      </w:pPr>
      <w:r w:rsidRPr="00BA12F1">
        <w:rPr>
          <w:sz w:val="20"/>
          <w:szCs w:val="20"/>
        </w:rPr>
        <w:t xml:space="preserve">Practica preguntas según el puesto y recibe </w:t>
      </w:r>
      <w:proofErr w:type="spellStart"/>
      <w:r w:rsidRPr="00BA12F1">
        <w:rPr>
          <w:sz w:val="20"/>
          <w:szCs w:val="20"/>
        </w:rPr>
        <w:t>feedback</w:t>
      </w:r>
      <w:proofErr w:type="spellEnd"/>
      <w:r w:rsidRPr="00BA12F1">
        <w:rPr>
          <w:sz w:val="20"/>
          <w:szCs w:val="20"/>
        </w:rPr>
        <w:t xml:space="preserve"> con puntaje y acciones concretas antes de la entrevista real.</w:t>
      </w:r>
      <w:r>
        <w:rPr>
          <w:sz w:val="20"/>
          <w:szCs w:val="20"/>
        </w:rPr>
        <w:t xml:space="preserve"> </w:t>
      </w:r>
      <w:r w:rsidRPr="00BA12F1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Excelente. </w:t>
      </w:r>
      <w:r w:rsidR="000F0C70">
        <w:rPr>
          <w:sz w:val="20"/>
          <w:szCs w:val="20"/>
        </w:rPr>
        <w:t xml:space="preserve">Las preguntas aparecen en </w:t>
      </w:r>
      <w:proofErr w:type="spellStart"/>
      <w:r w:rsidR="000F0C70">
        <w:rPr>
          <w:sz w:val="20"/>
          <w:szCs w:val="20"/>
        </w:rPr>
        <w:t>ingles</w:t>
      </w:r>
      <w:proofErr w:type="spellEnd"/>
      <w:r w:rsidR="00B21625">
        <w:rPr>
          <w:sz w:val="20"/>
          <w:szCs w:val="20"/>
        </w:rPr>
        <w:t xml:space="preserve">, así y </w:t>
      </w:r>
      <w:proofErr w:type="gramStart"/>
      <w:r w:rsidR="00B21625">
        <w:rPr>
          <w:sz w:val="20"/>
          <w:szCs w:val="20"/>
        </w:rPr>
        <w:t>todo</w:t>
      </w:r>
      <w:proofErr w:type="gramEnd"/>
      <w:r w:rsidR="00B21625">
        <w:rPr>
          <w:sz w:val="20"/>
          <w:szCs w:val="20"/>
        </w:rPr>
        <w:t xml:space="preserve"> el empleo este en español </w:t>
      </w:r>
      <w:r w:rsidR="000F0C70">
        <w:rPr>
          <w:sz w:val="20"/>
          <w:szCs w:val="20"/>
        </w:rPr>
        <w:t xml:space="preserve">(copiando el </w:t>
      </w:r>
      <w:proofErr w:type="gramStart"/>
      <w:r w:rsidR="000F0C70">
        <w:rPr>
          <w:sz w:val="20"/>
          <w:szCs w:val="20"/>
        </w:rPr>
        <w:t>link</w:t>
      </w:r>
      <w:proofErr w:type="gramEnd"/>
      <w:r w:rsidR="000F0C70">
        <w:rPr>
          <w:sz w:val="20"/>
          <w:szCs w:val="20"/>
        </w:rPr>
        <w:t xml:space="preserve"> esta OK)</w:t>
      </w:r>
    </w:p>
    <w:p w14:paraId="100258D2" w14:textId="77777777" w:rsidR="00795F50" w:rsidRDefault="00795F50" w:rsidP="00795F50">
      <w:pPr>
        <w:rPr>
          <w:sz w:val="20"/>
          <w:szCs w:val="20"/>
        </w:rPr>
      </w:pPr>
    </w:p>
    <w:p w14:paraId="5EFB92A7" w14:textId="77777777" w:rsidR="00033D7B" w:rsidRPr="00033D7B" w:rsidRDefault="00033D7B" w:rsidP="00033D7B">
      <w:pPr>
        <w:rPr>
          <w:b/>
          <w:bCs/>
          <w:sz w:val="20"/>
          <w:szCs w:val="20"/>
        </w:rPr>
      </w:pPr>
      <w:r w:rsidRPr="00033D7B">
        <w:rPr>
          <w:b/>
          <w:bCs/>
          <w:sz w:val="20"/>
          <w:szCs w:val="20"/>
        </w:rPr>
        <w:t>Cartas personalizadas</w:t>
      </w:r>
    </w:p>
    <w:p w14:paraId="7435FE96" w14:textId="172ADF45" w:rsidR="00033D7B" w:rsidRPr="00033D7B" w:rsidRDefault="00033D7B" w:rsidP="00033D7B">
      <w:pPr>
        <w:rPr>
          <w:sz w:val="20"/>
          <w:szCs w:val="20"/>
        </w:rPr>
      </w:pPr>
      <w:r w:rsidRPr="00033D7B">
        <w:rPr>
          <w:sz w:val="20"/>
          <w:szCs w:val="20"/>
        </w:rPr>
        <w:t>Una carta enfocada escrita desde cero para cada oferta, en el tono que elijas</w:t>
      </w:r>
      <w:r>
        <w:rPr>
          <w:sz w:val="20"/>
          <w:szCs w:val="20"/>
        </w:rPr>
        <w:t xml:space="preserve"> </w:t>
      </w:r>
      <w:r w:rsidRPr="00033D7B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Esto </w:t>
      </w:r>
    </w:p>
    <w:p w14:paraId="2752F486" w14:textId="77777777" w:rsidR="00961DBA" w:rsidRPr="00795F50" w:rsidRDefault="00961DBA" w:rsidP="00795F50">
      <w:pPr>
        <w:rPr>
          <w:sz w:val="20"/>
          <w:szCs w:val="20"/>
        </w:rPr>
      </w:pPr>
    </w:p>
    <w:p w14:paraId="5B009E62" w14:textId="77777777" w:rsidR="00EA46BD" w:rsidRPr="00EA46BD" w:rsidRDefault="00EA46BD" w:rsidP="00EA46BD">
      <w:pPr>
        <w:rPr>
          <w:b/>
          <w:bCs/>
          <w:sz w:val="20"/>
          <w:szCs w:val="20"/>
        </w:rPr>
      </w:pPr>
      <w:r w:rsidRPr="00EA46BD">
        <w:rPr>
          <w:b/>
          <w:bCs/>
          <w:sz w:val="20"/>
          <w:szCs w:val="20"/>
        </w:rPr>
        <w:t>Créditos y recompensas</w:t>
      </w:r>
    </w:p>
    <w:p w14:paraId="41C8FAFB" w14:textId="5AD5EBC2" w:rsidR="00EA46BD" w:rsidRPr="00EA46BD" w:rsidRDefault="00EA46BD" w:rsidP="00EA46BD">
      <w:pPr>
        <w:rPr>
          <w:sz w:val="20"/>
          <w:szCs w:val="20"/>
        </w:rPr>
      </w:pPr>
      <w:r w:rsidRPr="00EA46BD">
        <w:rPr>
          <w:sz w:val="20"/>
          <w:szCs w:val="20"/>
        </w:rPr>
        <w:t>Gana créditos con una racha diaria y logros de perfil — y úsalos en las herramientas de IA.</w:t>
      </w:r>
      <w:r>
        <w:rPr>
          <w:sz w:val="20"/>
          <w:szCs w:val="20"/>
        </w:rPr>
        <w:t xml:space="preserve"> </w:t>
      </w:r>
      <w:r w:rsidRPr="00EA46BD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proofErr w:type="gramStart"/>
      <w:r w:rsidRPr="00EA46BD">
        <w:rPr>
          <w:sz w:val="20"/>
          <w:szCs w:val="20"/>
          <w:highlight w:val="cyan"/>
        </w:rPr>
        <w:t>Creo que tu idea es muy buena, porque genera comunidad y usabilidad, pero como funcionaria?</w:t>
      </w:r>
      <w:proofErr w:type="gramEnd"/>
    </w:p>
    <w:p w14:paraId="6E0C6A18" w14:textId="0DA0FFD9" w:rsidR="00F42D15" w:rsidRDefault="00F42D15">
      <w:pPr>
        <w:rPr>
          <w:sz w:val="20"/>
          <w:szCs w:val="20"/>
        </w:rPr>
      </w:pPr>
    </w:p>
    <w:p w14:paraId="1F95EFDA" w14:textId="77777777" w:rsidR="00FA0CB0" w:rsidRPr="00FA0CB0" w:rsidRDefault="00FA0CB0" w:rsidP="00FA0CB0">
      <w:pPr>
        <w:rPr>
          <w:b/>
          <w:bCs/>
          <w:sz w:val="20"/>
          <w:szCs w:val="20"/>
        </w:rPr>
      </w:pPr>
      <w:r w:rsidRPr="00FA0CB0">
        <w:rPr>
          <w:b/>
          <w:bCs/>
          <w:sz w:val="20"/>
          <w:szCs w:val="20"/>
        </w:rPr>
        <w:t>Invita y gana</w:t>
      </w:r>
    </w:p>
    <w:p w14:paraId="561F538A" w14:textId="0E2BCF70" w:rsidR="00FA0CB0" w:rsidRPr="00FA0CB0" w:rsidRDefault="00FA0CB0" w:rsidP="00FA0CB0">
      <w:pPr>
        <w:rPr>
          <w:sz w:val="20"/>
          <w:szCs w:val="20"/>
        </w:rPr>
      </w:pPr>
      <w:r w:rsidRPr="00FA0CB0">
        <w:rPr>
          <w:sz w:val="20"/>
          <w:szCs w:val="20"/>
        </w:rPr>
        <w:t>Comparte tu código de referido y ambos ganan créditos cuando un amigo se une.</w:t>
      </w:r>
      <w:r>
        <w:rPr>
          <w:sz w:val="20"/>
          <w:szCs w:val="20"/>
        </w:rPr>
        <w:t xml:space="preserve"> </w:t>
      </w:r>
      <w:r w:rsidRPr="00FA0CB0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proofErr w:type="spellStart"/>
      <w:r w:rsidRPr="007002ED">
        <w:rPr>
          <w:sz w:val="20"/>
          <w:szCs w:val="20"/>
          <w:highlight w:val="cyan"/>
        </w:rPr>
        <w:t>Idem</w:t>
      </w:r>
      <w:proofErr w:type="spellEnd"/>
      <w:r w:rsidRPr="007002ED">
        <w:rPr>
          <w:sz w:val="20"/>
          <w:szCs w:val="20"/>
          <w:highlight w:val="cyan"/>
        </w:rPr>
        <w:t xml:space="preserve"> anterior</w:t>
      </w:r>
      <w:r w:rsidR="007002ED" w:rsidRPr="007002ED">
        <w:rPr>
          <w:sz w:val="20"/>
          <w:szCs w:val="20"/>
          <w:highlight w:val="cyan"/>
        </w:rPr>
        <w:t xml:space="preserve"> punto</w:t>
      </w:r>
    </w:p>
    <w:p w14:paraId="452E5008" w14:textId="77777777" w:rsidR="00EA46BD" w:rsidRDefault="00EA46BD">
      <w:pPr>
        <w:rPr>
          <w:sz w:val="20"/>
          <w:szCs w:val="20"/>
        </w:rPr>
      </w:pPr>
    </w:p>
    <w:p w14:paraId="0E25152D" w14:textId="7CDEEC5B" w:rsidR="00F42D15" w:rsidRPr="002321D2" w:rsidRDefault="00F42D15">
      <w:pPr>
        <w:rPr>
          <w:sz w:val="20"/>
          <w:szCs w:val="20"/>
        </w:rPr>
      </w:pPr>
    </w:p>
    <w:p w14:paraId="368EAC82" w14:textId="77777777" w:rsidR="007A6206" w:rsidRDefault="007A6206">
      <w:pPr>
        <w:rPr>
          <w:sz w:val="20"/>
          <w:szCs w:val="20"/>
        </w:rPr>
      </w:pPr>
    </w:p>
    <w:p w14:paraId="32876B27" w14:textId="77777777" w:rsidR="007B6417" w:rsidRDefault="007B6417">
      <w:pPr>
        <w:rPr>
          <w:sz w:val="20"/>
          <w:szCs w:val="20"/>
        </w:rPr>
      </w:pPr>
    </w:p>
    <w:p w14:paraId="39D620CD" w14:textId="77777777" w:rsidR="007B6417" w:rsidRDefault="007B6417">
      <w:pPr>
        <w:rPr>
          <w:sz w:val="20"/>
          <w:szCs w:val="20"/>
        </w:rPr>
      </w:pPr>
    </w:p>
    <w:p w14:paraId="385FBA3F" w14:textId="77777777" w:rsidR="007B6417" w:rsidRDefault="007B6417">
      <w:pPr>
        <w:rPr>
          <w:sz w:val="20"/>
          <w:szCs w:val="20"/>
        </w:rPr>
      </w:pPr>
    </w:p>
    <w:p w14:paraId="170A2FC1" w14:textId="77777777" w:rsidR="007B6417" w:rsidRPr="007B6417" w:rsidRDefault="007B6417" w:rsidP="007B6417">
      <w:pPr>
        <w:rPr>
          <w:b/>
          <w:bCs/>
          <w:sz w:val="20"/>
          <w:szCs w:val="20"/>
        </w:rPr>
      </w:pPr>
      <w:r w:rsidRPr="007B6417">
        <w:rPr>
          <w:b/>
          <w:bCs/>
          <w:sz w:val="20"/>
          <w:szCs w:val="20"/>
        </w:rPr>
        <w:t>Sabe antes de postular</w:t>
      </w:r>
    </w:p>
    <w:p w14:paraId="7CD6C83D" w14:textId="77777777" w:rsidR="007B6417" w:rsidRPr="007B6417" w:rsidRDefault="007B6417" w:rsidP="007B6417">
      <w:pPr>
        <w:rPr>
          <w:b/>
          <w:bCs/>
          <w:sz w:val="20"/>
          <w:szCs w:val="20"/>
        </w:rPr>
      </w:pPr>
      <w:r w:rsidRPr="007B6417">
        <w:rPr>
          <w:b/>
          <w:bCs/>
          <w:sz w:val="20"/>
          <w:szCs w:val="20"/>
        </w:rPr>
        <w:t xml:space="preserve">Deja de adivinar. Mira </w:t>
      </w:r>
      <w:proofErr w:type="spellStart"/>
      <w:r w:rsidRPr="007B6417">
        <w:rPr>
          <w:b/>
          <w:bCs/>
          <w:sz w:val="20"/>
          <w:szCs w:val="20"/>
        </w:rPr>
        <w:t>tu</w:t>
      </w:r>
      <w:proofErr w:type="spellEnd"/>
      <w:r w:rsidRPr="007B6417">
        <w:rPr>
          <w:b/>
          <w:bCs/>
          <w:sz w:val="20"/>
          <w:szCs w:val="20"/>
        </w:rPr>
        <w:t xml:space="preserve"> encaje al instante.</w:t>
      </w:r>
    </w:p>
    <w:p w14:paraId="56CCD727" w14:textId="77777777" w:rsidR="007B6417" w:rsidRPr="007B6417" w:rsidRDefault="007B6417" w:rsidP="007B6417">
      <w:pPr>
        <w:rPr>
          <w:sz w:val="20"/>
          <w:szCs w:val="20"/>
        </w:rPr>
      </w:pPr>
      <w:r w:rsidRPr="007B6417">
        <w:rPr>
          <w:sz w:val="20"/>
          <w:szCs w:val="20"/>
        </w:rPr>
        <w:t xml:space="preserve">Pega cualquier descripción de empleo y </w:t>
      </w:r>
      <w:proofErr w:type="spellStart"/>
      <w:r w:rsidRPr="007B6417">
        <w:rPr>
          <w:sz w:val="20"/>
          <w:szCs w:val="20"/>
        </w:rPr>
        <w:t>AplicoCV</w:t>
      </w:r>
      <w:proofErr w:type="spellEnd"/>
      <w:r w:rsidRPr="007B6417">
        <w:rPr>
          <w:sz w:val="20"/>
          <w:szCs w:val="20"/>
        </w:rPr>
        <w:t xml:space="preserve"> calcula tu coincidencia, resalta las palabras clave que ya tienes y te dice exactamente qué agregar — para que cada postulación cuente.</w:t>
      </w:r>
    </w:p>
    <w:p w14:paraId="0B66CAEA" w14:textId="77777777" w:rsidR="007B6417" w:rsidRPr="007B6417" w:rsidRDefault="007B6417" w:rsidP="007B6417">
      <w:pPr>
        <w:numPr>
          <w:ilvl w:val="0"/>
          <w:numId w:val="1"/>
        </w:numPr>
        <w:rPr>
          <w:sz w:val="20"/>
          <w:szCs w:val="20"/>
        </w:rPr>
      </w:pPr>
      <w:r w:rsidRPr="007B6417">
        <w:rPr>
          <w:sz w:val="20"/>
          <w:szCs w:val="20"/>
        </w:rPr>
        <w:t xml:space="preserve">✓Coincidencia de palabras clave y nivel de </w:t>
      </w:r>
      <w:proofErr w:type="spellStart"/>
      <w:r w:rsidRPr="007B6417">
        <w:rPr>
          <w:sz w:val="20"/>
          <w:szCs w:val="20"/>
        </w:rPr>
        <w:t>seniority</w:t>
      </w:r>
      <w:proofErr w:type="spellEnd"/>
    </w:p>
    <w:p w14:paraId="01831B06" w14:textId="77777777" w:rsidR="007B6417" w:rsidRPr="007B6417" w:rsidRDefault="007B6417" w:rsidP="007B6417">
      <w:pPr>
        <w:numPr>
          <w:ilvl w:val="0"/>
          <w:numId w:val="1"/>
        </w:numPr>
        <w:rPr>
          <w:sz w:val="20"/>
          <w:szCs w:val="20"/>
        </w:rPr>
      </w:pPr>
      <w:r w:rsidRPr="007B6417">
        <w:rPr>
          <w:sz w:val="20"/>
          <w:szCs w:val="20"/>
        </w:rPr>
        <w:t>✓Agrega habilidades faltantes al perfil con un clic</w:t>
      </w:r>
    </w:p>
    <w:p w14:paraId="1DB06882" w14:textId="77777777" w:rsidR="007B6417" w:rsidRPr="007B6417" w:rsidRDefault="007B6417" w:rsidP="007B6417">
      <w:pPr>
        <w:numPr>
          <w:ilvl w:val="0"/>
          <w:numId w:val="1"/>
        </w:numPr>
        <w:rPr>
          <w:sz w:val="20"/>
          <w:szCs w:val="20"/>
        </w:rPr>
      </w:pPr>
      <w:r w:rsidRPr="007B6417">
        <w:rPr>
          <w:sz w:val="20"/>
          <w:szCs w:val="20"/>
        </w:rPr>
        <w:t>✓Resumen y carta adaptados a cada puesto</w:t>
      </w:r>
    </w:p>
    <w:p w14:paraId="2DDC8B48" w14:textId="03DF6F27" w:rsidR="007B6417" w:rsidRDefault="00653B93" w:rsidP="00653B93">
      <w:pPr>
        <w:pStyle w:val="Prrafodelista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Me gusta mucho que el “Proba Puntaje Ahora”</w:t>
      </w:r>
      <w:r w:rsidR="00CE70CA">
        <w:rPr>
          <w:sz w:val="20"/>
          <w:szCs w:val="20"/>
        </w:rPr>
        <w:t xml:space="preserve">; te lleva al registro. </w:t>
      </w:r>
      <w:proofErr w:type="spellStart"/>
      <w:r w:rsidR="00CE70CA">
        <w:rPr>
          <w:sz w:val="20"/>
          <w:szCs w:val="20"/>
        </w:rPr>
        <w:t>Tambien</w:t>
      </w:r>
      <w:proofErr w:type="spellEnd"/>
      <w:r w:rsidR="00CE70CA">
        <w:rPr>
          <w:sz w:val="20"/>
          <w:szCs w:val="20"/>
        </w:rPr>
        <w:t xml:space="preserve"> me gusta la </w:t>
      </w:r>
      <w:proofErr w:type="spellStart"/>
      <w:r w:rsidR="00CE70CA">
        <w:rPr>
          <w:sz w:val="20"/>
          <w:szCs w:val="20"/>
        </w:rPr>
        <w:t>grafica</w:t>
      </w:r>
      <w:proofErr w:type="spellEnd"/>
      <w:r w:rsidR="00CE70CA">
        <w:rPr>
          <w:sz w:val="20"/>
          <w:szCs w:val="20"/>
        </w:rPr>
        <w:t xml:space="preserve"> de al lado.</w:t>
      </w:r>
    </w:p>
    <w:p w14:paraId="4F09D27A" w14:textId="77777777" w:rsidR="00A06C88" w:rsidRDefault="00A06C88" w:rsidP="00A06C88">
      <w:pPr>
        <w:rPr>
          <w:sz w:val="20"/>
          <w:szCs w:val="20"/>
        </w:rPr>
      </w:pPr>
    </w:p>
    <w:p w14:paraId="1FC784F3" w14:textId="77777777" w:rsidR="00A06C88" w:rsidRDefault="00A06C88" w:rsidP="00A06C88">
      <w:pPr>
        <w:rPr>
          <w:sz w:val="20"/>
          <w:szCs w:val="20"/>
        </w:rPr>
      </w:pPr>
    </w:p>
    <w:p w14:paraId="23E6EBC2" w14:textId="16FA4D79" w:rsidR="00A06C88" w:rsidRDefault="00A06C88" w:rsidP="00A06C88">
      <w:pPr>
        <w:rPr>
          <w:b/>
          <w:bCs/>
          <w:sz w:val="20"/>
          <w:szCs w:val="20"/>
        </w:rPr>
      </w:pPr>
      <w:r w:rsidRPr="00A06C88">
        <w:rPr>
          <w:b/>
          <w:bCs/>
          <w:sz w:val="20"/>
          <w:szCs w:val="20"/>
        </w:rPr>
        <w:t>Querido por quienes buscan empleo</w:t>
      </w:r>
    </w:p>
    <w:p w14:paraId="0D0A69EC" w14:textId="179AC477" w:rsidR="00A06C88" w:rsidRDefault="00A06C88" w:rsidP="00A06C88">
      <w:pPr>
        <w:pStyle w:val="Prrafodelista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Bien</w:t>
      </w:r>
    </w:p>
    <w:p w14:paraId="3B9F6797" w14:textId="77777777" w:rsidR="0038736E" w:rsidRDefault="0038736E" w:rsidP="0038736E">
      <w:pPr>
        <w:rPr>
          <w:sz w:val="20"/>
          <w:szCs w:val="20"/>
        </w:rPr>
      </w:pPr>
    </w:p>
    <w:p w14:paraId="61974E93" w14:textId="77777777" w:rsidR="0038736E" w:rsidRDefault="0038736E" w:rsidP="0038736E">
      <w:pPr>
        <w:rPr>
          <w:sz w:val="20"/>
          <w:szCs w:val="20"/>
        </w:rPr>
      </w:pPr>
    </w:p>
    <w:p w14:paraId="0CD3C9C6" w14:textId="0336EAF8" w:rsidR="0038736E" w:rsidRDefault="0038736E" w:rsidP="0038736E">
      <w:pPr>
        <w:rPr>
          <w:b/>
          <w:bCs/>
          <w:sz w:val="20"/>
          <w:szCs w:val="20"/>
        </w:rPr>
      </w:pPr>
      <w:r w:rsidRPr="0038736E">
        <w:rPr>
          <w:b/>
          <w:bCs/>
          <w:sz w:val="20"/>
          <w:szCs w:val="20"/>
        </w:rPr>
        <w:t>Precios</w:t>
      </w:r>
      <w:r>
        <w:rPr>
          <w:b/>
          <w:bCs/>
          <w:sz w:val="20"/>
          <w:szCs w:val="20"/>
        </w:rPr>
        <w:t xml:space="preserve">  </w:t>
      </w:r>
      <w:r w:rsidRPr="0038736E">
        <w:rPr>
          <w:b/>
          <w:bCs/>
          <w:sz w:val="20"/>
          <w:szCs w:val="20"/>
        </w:rPr>
        <w:sym w:font="Wingdings" w:char="F0E0"/>
      </w:r>
      <w:r>
        <w:rPr>
          <w:b/>
          <w:bCs/>
          <w:sz w:val="20"/>
          <w:szCs w:val="20"/>
        </w:rPr>
        <w:t xml:space="preserve"> Bien armada. </w:t>
      </w:r>
    </w:p>
    <w:p w14:paraId="6854CA91" w14:textId="77777777" w:rsidR="0038736E" w:rsidRDefault="0038736E" w:rsidP="0038736E">
      <w:pPr>
        <w:rPr>
          <w:b/>
          <w:bCs/>
          <w:sz w:val="20"/>
          <w:szCs w:val="20"/>
        </w:rPr>
      </w:pPr>
    </w:p>
    <w:p w14:paraId="5F7C02A4" w14:textId="303975DF" w:rsidR="0038736E" w:rsidRDefault="0038736E" w:rsidP="0038736E">
      <w:pPr>
        <w:pStyle w:val="Prrafodelista"/>
        <w:numPr>
          <w:ilvl w:val="0"/>
          <w:numId w:val="2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Esto se puede configurar para que aparezca en la moneda local del país de la persona que hace la compra?</w:t>
      </w:r>
      <w:proofErr w:type="gramEnd"/>
      <w:r>
        <w:rPr>
          <w:sz w:val="20"/>
          <w:szCs w:val="20"/>
        </w:rPr>
        <w:t xml:space="preserve"> </w:t>
      </w:r>
      <w:r w:rsidRPr="0038736E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Imagino que se adapta en la plataforma misma de pagos que se vaya a utilizar.</w:t>
      </w:r>
    </w:p>
    <w:p w14:paraId="7C379260" w14:textId="182124BE" w:rsidR="002F07F7" w:rsidRDefault="002F07F7" w:rsidP="0038736E">
      <w:pPr>
        <w:pStyle w:val="Prrafodelista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Separar Agente </w:t>
      </w:r>
      <w:r w:rsidR="009F7648">
        <w:rPr>
          <w:sz w:val="20"/>
          <w:szCs w:val="20"/>
        </w:rPr>
        <w:t>IA y en otro renglón (</w:t>
      </w:r>
      <w:proofErr w:type="spellStart"/>
      <w:r w:rsidR="009F7648">
        <w:rPr>
          <w:sz w:val="20"/>
          <w:szCs w:val="20"/>
        </w:rPr>
        <w:t>bullet</w:t>
      </w:r>
      <w:proofErr w:type="spellEnd"/>
      <w:r w:rsidR="009F7648">
        <w:rPr>
          <w:sz w:val="20"/>
          <w:szCs w:val="20"/>
        </w:rPr>
        <w:t>) Puntaje ATS</w:t>
      </w:r>
    </w:p>
    <w:p w14:paraId="22A1E5A3" w14:textId="48F56A44" w:rsidR="009F7648" w:rsidRDefault="009F7648" w:rsidP="0038736E">
      <w:pPr>
        <w:pStyle w:val="Prrafodelista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Agregarle Entrevista Simulada IA, al ser de mucho valor, lo tendría bajo este esquema pago.</w:t>
      </w:r>
    </w:p>
    <w:p w14:paraId="6F786EE8" w14:textId="77777777" w:rsidR="009F7648" w:rsidRDefault="009F7648" w:rsidP="009F7648">
      <w:pPr>
        <w:rPr>
          <w:sz w:val="20"/>
          <w:szCs w:val="20"/>
        </w:rPr>
      </w:pPr>
    </w:p>
    <w:p w14:paraId="5C41B417" w14:textId="77777777" w:rsidR="009F7648" w:rsidRPr="009F7648" w:rsidRDefault="009F7648" w:rsidP="009F7648">
      <w:pPr>
        <w:rPr>
          <w:sz w:val="20"/>
          <w:szCs w:val="20"/>
        </w:rPr>
      </w:pPr>
    </w:p>
    <w:p w14:paraId="4C2BE5E1" w14:textId="77777777" w:rsidR="0038736E" w:rsidRDefault="0038736E" w:rsidP="0038736E">
      <w:pPr>
        <w:rPr>
          <w:sz w:val="20"/>
          <w:szCs w:val="20"/>
        </w:rPr>
      </w:pPr>
    </w:p>
    <w:p w14:paraId="14E452D4" w14:textId="77777777" w:rsidR="00B20ABA" w:rsidRDefault="00B20ABA" w:rsidP="0038736E">
      <w:pPr>
        <w:rPr>
          <w:sz w:val="20"/>
          <w:szCs w:val="20"/>
        </w:rPr>
      </w:pPr>
    </w:p>
    <w:p w14:paraId="75E1E819" w14:textId="5D00C37B" w:rsidR="00B20ABA" w:rsidRDefault="00B20ABA" w:rsidP="0038736E">
      <w:pPr>
        <w:rPr>
          <w:sz w:val="20"/>
          <w:szCs w:val="20"/>
        </w:rPr>
      </w:pPr>
      <w:r w:rsidRPr="00A766A4">
        <w:rPr>
          <w:b/>
          <w:bCs/>
          <w:sz w:val="28"/>
          <w:szCs w:val="28"/>
        </w:rPr>
        <w:t>PREGUNTAS</w:t>
      </w:r>
      <w:r w:rsidR="00237E61">
        <w:rPr>
          <w:b/>
          <w:bCs/>
          <w:sz w:val="28"/>
          <w:szCs w:val="28"/>
        </w:rPr>
        <w:t xml:space="preserve"> Complementarias, pero obligatorias</w:t>
      </w:r>
      <w:r w:rsidRPr="00A766A4">
        <w:rPr>
          <w:b/>
          <w:bCs/>
          <w:sz w:val="28"/>
          <w:szCs w:val="28"/>
        </w:rPr>
        <w:t>:</w:t>
      </w:r>
      <w:r w:rsidR="00D5557C" w:rsidRPr="00A766A4">
        <w:rPr>
          <w:b/>
          <w:bCs/>
          <w:sz w:val="28"/>
          <w:szCs w:val="28"/>
        </w:rPr>
        <w:t xml:space="preserve"> </w:t>
      </w:r>
      <w:r w:rsidR="00D5557C" w:rsidRPr="00A766A4">
        <w:rPr>
          <w:b/>
          <w:bCs/>
          <w:sz w:val="28"/>
          <w:szCs w:val="28"/>
        </w:rPr>
        <w:sym w:font="Wingdings" w:char="F0E0"/>
      </w:r>
      <w:r w:rsidR="00D5557C">
        <w:rPr>
          <w:b/>
          <w:bCs/>
          <w:sz w:val="20"/>
          <w:szCs w:val="20"/>
        </w:rPr>
        <w:t xml:space="preserve"> </w:t>
      </w:r>
      <w:r w:rsidR="00D5557C" w:rsidRPr="00D5557C">
        <w:rPr>
          <w:sz w:val="20"/>
          <w:szCs w:val="20"/>
          <w:highlight w:val="green"/>
        </w:rPr>
        <w:t xml:space="preserve">Esto es FUNDAMENTAL, para que las respuestas en el </w:t>
      </w:r>
      <w:r w:rsidR="005D0342" w:rsidRPr="00D5557C">
        <w:rPr>
          <w:sz w:val="20"/>
          <w:szCs w:val="20"/>
          <w:highlight w:val="green"/>
        </w:rPr>
        <w:t>autocompletado</w:t>
      </w:r>
      <w:r w:rsidR="00D5557C" w:rsidRPr="00D5557C">
        <w:rPr>
          <w:sz w:val="20"/>
          <w:szCs w:val="20"/>
          <w:highlight w:val="green"/>
        </w:rPr>
        <w:t xml:space="preserve"> puedan adaptarse a las preferencias del usuario, y que no queden campos vacíos / error.</w:t>
      </w:r>
    </w:p>
    <w:p w14:paraId="35171114" w14:textId="35D5F7E8" w:rsidR="007E14A5" w:rsidRDefault="007E14A5" w:rsidP="0038736E">
      <w:pPr>
        <w:rPr>
          <w:sz w:val="20"/>
          <w:szCs w:val="20"/>
        </w:rPr>
      </w:pPr>
      <w:r>
        <w:rPr>
          <w:sz w:val="20"/>
          <w:szCs w:val="20"/>
        </w:rPr>
        <w:t xml:space="preserve">Hay una App que lo usa muy similar a esto, esta orientado al mercado de USA, pero </w:t>
      </w:r>
      <w:proofErr w:type="spellStart"/>
      <w:r>
        <w:rPr>
          <w:sz w:val="20"/>
          <w:szCs w:val="20"/>
        </w:rPr>
        <w:t>esta</w:t>
      </w:r>
      <w:proofErr w:type="spellEnd"/>
      <w:r>
        <w:rPr>
          <w:sz w:val="20"/>
          <w:szCs w:val="20"/>
        </w:rPr>
        <w:t xml:space="preserve"> bien armada por lo que vi estos días. </w:t>
      </w:r>
      <w:proofErr w:type="spellStart"/>
      <w:r w:rsidRPr="00996A4F">
        <w:rPr>
          <w:sz w:val="20"/>
          <w:szCs w:val="20"/>
          <w:highlight w:val="magenta"/>
        </w:rPr>
        <w:t>AIApply</w:t>
      </w:r>
      <w:proofErr w:type="spellEnd"/>
      <w:r w:rsidRPr="00996A4F">
        <w:rPr>
          <w:sz w:val="20"/>
          <w:szCs w:val="20"/>
          <w:highlight w:val="magenta"/>
        </w:rPr>
        <w:t xml:space="preserve"> se llama.</w:t>
      </w:r>
      <w:r>
        <w:rPr>
          <w:sz w:val="20"/>
          <w:szCs w:val="20"/>
        </w:rPr>
        <w:t xml:space="preserve"> </w:t>
      </w:r>
    </w:p>
    <w:p w14:paraId="3742F7D4" w14:textId="77777777" w:rsidR="001B2258" w:rsidRPr="00D5557C" w:rsidRDefault="001B2258" w:rsidP="0038736E">
      <w:pPr>
        <w:rPr>
          <w:sz w:val="20"/>
          <w:szCs w:val="20"/>
        </w:rPr>
      </w:pPr>
    </w:p>
    <w:p w14:paraId="373E3CE6" w14:textId="7CD7DFB1" w:rsidR="00B20ABA" w:rsidRPr="001B2258" w:rsidRDefault="00B20ABA" w:rsidP="0038736E">
      <w:pPr>
        <w:rPr>
          <w:sz w:val="20"/>
          <w:szCs w:val="20"/>
          <w:u w:val="single"/>
        </w:rPr>
      </w:pPr>
      <w:r w:rsidRPr="001B2258">
        <w:rPr>
          <w:sz w:val="20"/>
          <w:szCs w:val="20"/>
          <w:u w:val="single"/>
        </w:rPr>
        <w:t xml:space="preserve">Preguntar </w:t>
      </w:r>
      <w:proofErr w:type="spellStart"/>
      <w:r w:rsidRPr="001B2258">
        <w:rPr>
          <w:sz w:val="20"/>
          <w:szCs w:val="20"/>
          <w:u w:val="single"/>
        </w:rPr>
        <w:t>Situacion</w:t>
      </w:r>
      <w:proofErr w:type="spellEnd"/>
      <w:r w:rsidRPr="001B2258">
        <w:rPr>
          <w:sz w:val="20"/>
          <w:szCs w:val="20"/>
          <w:u w:val="single"/>
        </w:rPr>
        <w:t xml:space="preserve"> Actual de</w:t>
      </w:r>
      <w:r w:rsidR="005D3737" w:rsidRPr="001B2258">
        <w:rPr>
          <w:sz w:val="20"/>
          <w:szCs w:val="20"/>
          <w:u w:val="single"/>
        </w:rPr>
        <w:t xml:space="preserve"> </w:t>
      </w:r>
      <w:r w:rsidRPr="001B2258">
        <w:rPr>
          <w:sz w:val="20"/>
          <w:szCs w:val="20"/>
          <w:u w:val="single"/>
        </w:rPr>
        <w:t>Empleo</w:t>
      </w:r>
    </w:p>
    <w:p w14:paraId="47D915C7" w14:textId="7CC09A47" w:rsidR="00B20ABA" w:rsidRDefault="00105C8B" w:rsidP="00105C8B">
      <w:pPr>
        <w:pStyle w:val="Prrafodelista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Desempleado</w:t>
      </w:r>
    </w:p>
    <w:p w14:paraId="6E146DA4" w14:textId="1228ACB9" w:rsidR="00105C8B" w:rsidRDefault="00105C8B" w:rsidP="00105C8B">
      <w:pPr>
        <w:pStyle w:val="Prrafodelista"/>
        <w:numPr>
          <w:ilvl w:val="0"/>
          <w:numId w:val="3"/>
        </w:num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Desempledo</w:t>
      </w:r>
      <w:proofErr w:type="spellEnd"/>
      <w:proofErr w:type="gramEnd"/>
      <w:r>
        <w:rPr>
          <w:sz w:val="20"/>
          <w:szCs w:val="20"/>
        </w:rPr>
        <w:t xml:space="preserve"> pero sin apuro</w:t>
      </w:r>
    </w:p>
    <w:p w14:paraId="7A226EFD" w14:textId="1F8B653C" w:rsidR="00105C8B" w:rsidRDefault="007B121F" w:rsidP="00105C8B">
      <w:pPr>
        <w:pStyle w:val="Prrafodelista"/>
        <w:numPr>
          <w:ilvl w:val="0"/>
          <w:numId w:val="3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Empledo</w:t>
      </w:r>
      <w:proofErr w:type="spellEnd"/>
      <w:r>
        <w:rPr>
          <w:sz w:val="20"/>
          <w:szCs w:val="20"/>
        </w:rPr>
        <w:t>, pero necesito un cambio</w:t>
      </w:r>
    </w:p>
    <w:p w14:paraId="58E02271" w14:textId="4E82D1A4" w:rsidR="007B121F" w:rsidRDefault="007B121F" w:rsidP="00105C8B">
      <w:pPr>
        <w:pStyle w:val="Prrafodelista"/>
        <w:numPr>
          <w:ilvl w:val="0"/>
          <w:numId w:val="3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Empledo</w:t>
      </w:r>
      <w:proofErr w:type="spellEnd"/>
      <w:r>
        <w:rPr>
          <w:sz w:val="20"/>
          <w:szCs w:val="20"/>
        </w:rPr>
        <w:t>, pero abierto a oportunidades</w:t>
      </w:r>
    </w:p>
    <w:p w14:paraId="6D14326F" w14:textId="77777777" w:rsidR="007B121F" w:rsidRDefault="007B121F" w:rsidP="007B121F">
      <w:pPr>
        <w:rPr>
          <w:sz w:val="20"/>
          <w:szCs w:val="20"/>
        </w:rPr>
      </w:pPr>
    </w:p>
    <w:p w14:paraId="3B715A74" w14:textId="0F7D4BED" w:rsidR="007B121F" w:rsidRPr="001B2258" w:rsidRDefault="00725DC5" w:rsidP="007B121F">
      <w:pPr>
        <w:rPr>
          <w:sz w:val="20"/>
          <w:szCs w:val="20"/>
          <w:u w:val="single"/>
        </w:rPr>
      </w:pPr>
      <w:r w:rsidRPr="001B2258">
        <w:rPr>
          <w:sz w:val="20"/>
          <w:szCs w:val="20"/>
          <w:u w:val="single"/>
        </w:rPr>
        <w:t>Cual es tu empleo Principal Buscado:</w:t>
      </w:r>
    </w:p>
    <w:p w14:paraId="5D0A0CB9" w14:textId="66F2C91B" w:rsidR="0092322D" w:rsidRDefault="0092322D" w:rsidP="007B121F">
      <w:pPr>
        <w:rPr>
          <w:sz w:val="20"/>
          <w:szCs w:val="20"/>
        </w:rPr>
      </w:pPr>
      <w:r>
        <w:rPr>
          <w:sz w:val="20"/>
          <w:szCs w:val="20"/>
        </w:rPr>
        <w:t>Que haya una lista desplegable de empleos que se podrían adaptar:</w:t>
      </w:r>
    </w:p>
    <w:p w14:paraId="565DF82A" w14:textId="2AF6E709" w:rsidR="00725DC5" w:rsidRDefault="00725DC5" w:rsidP="007B121F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Ej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Commercial</w:t>
      </w:r>
      <w:proofErr w:type="spellEnd"/>
      <w:r>
        <w:rPr>
          <w:sz w:val="20"/>
          <w:szCs w:val="20"/>
        </w:rPr>
        <w:t xml:space="preserve"> Manager.</w:t>
      </w:r>
    </w:p>
    <w:p w14:paraId="31787E2D" w14:textId="3D084CB5" w:rsidR="00630DCF" w:rsidRDefault="00630DCF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Y aquí vas poniendo todos los tipos empleos a los que quisieras postular. Que la IA detecte ese campo, y adapte al nombre de tu </w:t>
      </w:r>
      <w:r w:rsidR="005D3737">
        <w:rPr>
          <w:sz w:val="20"/>
          <w:szCs w:val="20"/>
        </w:rPr>
        <w:t xml:space="preserve">empleo. </w:t>
      </w:r>
    </w:p>
    <w:p w14:paraId="4BE808FE" w14:textId="333BC922" w:rsidR="005D3737" w:rsidRDefault="005D3737" w:rsidP="007B121F">
      <w:pPr>
        <w:rPr>
          <w:sz w:val="20"/>
          <w:szCs w:val="20"/>
        </w:rPr>
      </w:pPr>
      <w:r>
        <w:rPr>
          <w:sz w:val="20"/>
          <w:szCs w:val="20"/>
        </w:rPr>
        <w:t>Que permita poner hasta 5 empleos</w:t>
      </w:r>
      <w:r w:rsidR="00E62EA8">
        <w:rPr>
          <w:sz w:val="20"/>
          <w:szCs w:val="20"/>
        </w:rPr>
        <w:t xml:space="preserve"> deseados.</w:t>
      </w:r>
    </w:p>
    <w:p w14:paraId="396D5C4D" w14:textId="77777777" w:rsidR="00E62EA8" w:rsidRDefault="00E62EA8" w:rsidP="007B121F">
      <w:pPr>
        <w:rPr>
          <w:sz w:val="20"/>
          <w:szCs w:val="20"/>
        </w:rPr>
      </w:pPr>
    </w:p>
    <w:p w14:paraId="79CD0ACA" w14:textId="57B9853A" w:rsidR="00E62EA8" w:rsidRPr="001B2258" w:rsidRDefault="004D3902" w:rsidP="007B121F">
      <w:pPr>
        <w:rPr>
          <w:sz w:val="20"/>
          <w:szCs w:val="20"/>
          <w:u w:val="single"/>
        </w:rPr>
      </w:pPr>
      <w:r w:rsidRPr="001B2258">
        <w:rPr>
          <w:sz w:val="20"/>
          <w:szCs w:val="20"/>
          <w:u w:val="single"/>
        </w:rPr>
        <w:t>SALARIO</w:t>
      </w:r>
    </w:p>
    <w:p w14:paraId="224ADE47" w14:textId="6572CC6B" w:rsidR="004D3902" w:rsidRDefault="004D3902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Que permita poner un </w:t>
      </w:r>
      <w:r w:rsidR="0008256B">
        <w:rPr>
          <w:sz w:val="20"/>
          <w:szCs w:val="20"/>
        </w:rPr>
        <w:t>mínimo o el monto deseado.</w:t>
      </w:r>
    </w:p>
    <w:p w14:paraId="1730D015" w14:textId="1645DA84" w:rsidR="0008256B" w:rsidRDefault="0008256B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Que haya campos </w:t>
      </w:r>
      <w:proofErr w:type="spellStart"/>
      <w:r>
        <w:rPr>
          <w:sz w:val="20"/>
          <w:szCs w:val="20"/>
        </w:rPr>
        <w:t>campos</w:t>
      </w:r>
      <w:proofErr w:type="spellEnd"/>
      <w:r>
        <w:rPr>
          <w:sz w:val="20"/>
          <w:szCs w:val="20"/>
        </w:rPr>
        <w:t xml:space="preserve"> de </w:t>
      </w:r>
      <w:proofErr w:type="gramStart"/>
      <w:r>
        <w:rPr>
          <w:sz w:val="20"/>
          <w:szCs w:val="20"/>
        </w:rPr>
        <w:t>Moneda</w:t>
      </w:r>
      <w:proofErr w:type="gram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Ej</w:t>
      </w:r>
      <w:proofErr w:type="spellEnd"/>
      <w:r>
        <w:rPr>
          <w:sz w:val="20"/>
          <w:szCs w:val="20"/>
        </w:rPr>
        <w:t xml:space="preserve"> Moneda Local y </w:t>
      </w:r>
      <w:proofErr w:type="spellStart"/>
      <w:r>
        <w:rPr>
          <w:sz w:val="20"/>
          <w:szCs w:val="20"/>
        </w:rPr>
        <w:t>Dolares</w:t>
      </w:r>
      <w:proofErr w:type="spellEnd"/>
      <w:r>
        <w:rPr>
          <w:sz w:val="20"/>
          <w:szCs w:val="20"/>
        </w:rPr>
        <w:t xml:space="preserve">, y la persona tenga que completar ambos valores. No es lo mismo CLP 5.000.000 </w:t>
      </w:r>
      <w:r w:rsidR="007B28FA">
        <w:rPr>
          <w:sz w:val="20"/>
          <w:szCs w:val="20"/>
        </w:rPr>
        <w:t xml:space="preserve">mensuales </w:t>
      </w:r>
      <w:r>
        <w:rPr>
          <w:sz w:val="20"/>
          <w:szCs w:val="20"/>
        </w:rPr>
        <w:t>que USD 5.000.000</w:t>
      </w:r>
      <w:r w:rsidR="007B28FA">
        <w:rPr>
          <w:sz w:val="20"/>
          <w:szCs w:val="20"/>
        </w:rPr>
        <w:t xml:space="preserve"> mensuales.</w:t>
      </w:r>
    </w:p>
    <w:p w14:paraId="2216AFEA" w14:textId="77777777" w:rsidR="007B28FA" w:rsidRDefault="007B28FA" w:rsidP="007B121F">
      <w:pPr>
        <w:rPr>
          <w:sz w:val="20"/>
          <w:szCs w:val="20"/>
        </w:rPr>
      </w:pPr>
    </w:p>
    <w:p w14:paraId="739211FE" w14:textId="770F4236" w:rsidR="007B28FA" w:rsidRPr="001B2258" w:rsidRDefault="007B28FA" w:rsidP="007B121F">
      <w:pPr>
        <w:rPr>
          <w:sz w:val="20"/>
          <w:szCs w:val="20"/>
          <w:u w:val="single"/>
        </w:rPr>
      </w:pPr>
      <w:r w:rsidRPr="001B2258">
        <w:rPr>
          <w:sz w:val="20"/>
          <w:szCs w:val="20"/>
          <w:u w:val="single"/>
        </w:rPr>
        <w:t>INDUSTRIA.</w:t>
      </w:r>
    </w:p>
    <w:p w14:paraId="6AD49542" w14:textId="290EA012" w:rsidR="007B28FA" w:rsidRDefault="007B28FA" w:rsidP="007B121F">
      <w:pPr>
        <w:rPr>
          <w:sz w:val="20"/>
          <w:szCs w:val="20"/>
        </w:rPr>
      </w:pPr>
      <w:r>
        <w:rPr>
          <w:sz w:val="20"/>
          <w:szCs w:val="20"/>
        </w:rPr>
        <w:t>Para poder recomendar mejor, necesita poder orientar las búsquedas.</w:t>
      </w:r>
    </w:p>
    <w:p w14:paraId="2CDE2721" w14:textId="597C083E" w:rsidR="007B28FA" w:rsidRDefault="007B28FA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Cual es tu industria de preferencia (que permita </w:t>
      </w:r>
      <w:proofErr w:type="spellStart"/>
      <w:r w:rsidR="00CC7E1E">
        <w:rPr>
          <w:sz w:val="20"/>
          <w:szCs w:val="20"/>
        </w:rPr>
        <w:t>multiseleccion</w:t>
      </w:r>
      <w:proofErr w:type="spellEnd"/>
      <w:r w:rsidR="00CC7E1E">
        <w:rPr>
          <w:sz w:val="20"/>
          <w:szCs w:val="20"/>
        </w:rPr>
        <w:t xml:space="preserve"> sin </w:t>
      </w:r>
      <w:proofErr w:type="spellStart"/>
      <w:r w:rsidR="00CC7E1E">
        <w:rPr>
          <w:sz w:val="20"/>
          <w:szCs w:val="20"/>
        </w:rPr>
        <w:t>limite</w:t>
      </w:r>
      <w:proofErr w:type="spellEnd"/>
      <w:r w:rsidR="00CC7E1E">
        <w:rPr>
          <w:sz w:val="20"/>
          <w:szCs w:val="20"/>
        </w:rPr>
        <w:t xml:space="preserve">) </w:t>
      </w:r>
      <w:proofErr w:type="spellStart"/>
      <w:r w:rsidR="00CC7E1E">
        <w:rPr>
          <w:sz w:val="20"/>
          <w:szCs w:val="20"/>
        </w:rPr>
        <w:t>Healtcare</w:t>
      </w:r>
      <w:proofErr w:type="spellEnd"/>
      <w:r w:rsidR="002A6694">
        <w:rPr>
          <w:sz w:val="20"/>
          <w:szCs w:val="20"/>
        </w:rPr>
        <w:t xml:space="preserve"> &amp; Life </w:t>
      </w:r>
      <w:proofErr w:type="spellStart"/>
      <w:r w:rsidR="002A6694">
        <w:rPr>
          <w:sz w:val="20"/>
          <w:szCs w:val="20"/>
        </w:rPr>
        <w:t>Sience</w:t>
      </w:r>
      <w:proofErr w:type="spellEnd"/>
      <w:r w:rsidR="00CC7E1E">
        <w:rPr>
          <w:sz w:val="20"/>
          <w:szCs w:val="20"/>
        </w:rPr>
        <w:t xml:space="preserve">, </w:t>
      </w:r>
      <w:r w:rsidR="002A6694">
        <w:rPr>
          <w:sz w:val="20"/>
          <w:szCs w:val="20"/>
        </w:rPr>
        <w:t xml:space="preserve">Bank &amp; </w:t>
      </w:r>
      <w:proofErr w:type="spellStart"/>
      <w:r w:rsidR="00CC7E1E">
        <w:rPr>
          <w:sz w:val="20"/>
          <w:szCs w:val="20"/>
        </w:rPr>
        <w:t>Finance</w:t>
      </w:r>
      <w:proofErr w:type="spellEnd"/>
      <w:r w:rsidR="002A6694">
        <w:rPr>
          <w:sz w:val="20"/>
          <w:szCs w:val="20"/>
        </w:rPr>
        <w:t xml:space="preserve"> &amp; </w:t>
      </w:r>
      <w:proofErr w:type="spellStart"/>
      <w:r w:rsidR="002A6694">
        <w:rPr>
          <w:sz w:val="20"/>
          <w:szCs w:val="20"/>
        </w:rPr>
        <w:t>Insurance</w:t>
      </w:r>
      <w:proofErr w:type="spellEnd"/>
      <w:r w:rsidR="00CC7E1E">
        <w:rPr>
          <w:sz w:val="20"/>
          <w:szCs w:val="20"/>
        </w:rPr>
        <w:t xml:space="preserve">, Sales &amp; Business </w:t>
      </w:r>
      <w:proofErr w:type="spellStart"/>
      <w:r w:rsidR="00CC7E1E">
        <w:rPr>
          <w:sz w:val="20"/>
          <w:szCs w:val="20"/>
        </w:rPr>
        <w:t>Development</w:t>
      </w:r>
      <w:proofErr w:type="spellEnd"/>
      <w:r w:rsidR="002A6694">
        <w:rPr>
          <w:sz w:val="20"/>
          <w:szCs w:val="20"/>
        </w:rPr>
        <w:t xml:space="preserve">, </w:t>
      </w:r>
      <w:proofErr w:type="spellStart"/>
      <w:r w:rsidR="002A6694">
        <w:rPr>
          <w:sz w:val="20"/>
          <w:szCs w:val="20"/>
        </w:rPr>
        <w:t>Etc</w:t>
      </w:r>
      <w:proofErr w:type="spellEnd"/>
      <w:r w:rsidR="002A6694">
        <w:rPr>
          <w:sz w:val="20"/>
          <w:szCs w:val="20"/>
        </w:rPr>
        <w:t>)</w:t>
      </w:r>
    </w:p>
    <w:p w14:paraId="4DF9F1E5" w14:textId="77777777" w:rsidR="002A6694" w:rsidRDefault="002A6694" w:rsidP="007B121F">
      <w:pPr>
        <w:rPr>
          <w:sz w:val="20"/>
          <w:szCs w:val="20"/>
        </w:rPr>
      </w:pPr>
    </w:p>
    <w:p w14:paraId="0FB2EEA9" w14:textId="05366D8A" w:rsidR="002A6694" w:rsidRPr="001B2258" w:rsidRDefault="003538C6" w:rsidP="007B121F">
      <w:pPr>
        <w:rPr>
          <w:sz w:val="20"/>
          <w:szCs w:val="20"/>
          <w:u w:val="single"/>
        </w:rPr>
      </w:pPr>
      <w:r w:rsidRPr="001B2258">
        <w:rPr>
          <w:sz w:val="20"/>
          <w:szCs w:val="20"/>
          <w:u w:val="single"/>
        </w:rPr>
        <w:t>MODALIDAD DE EMPLEO.</w:t>
      </w:r>
    </w:p>
    <w:p w14:paraId="6F8B5286" w14:textId="771BC586" w:rsidR="003538C6" w:rsidRDefault="003538C6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Que sea con </w:t>
      </w:r>
      <w:proofErr w:type="spellStart"/>
      <w:r>
        <w:rPr>
          <w:sz w:val="20"/>
          <w:szCs w:val="20"/>
        </w:rPr>
        <w:t>Multiple</w:t>
      </w:r>
      <w:proofErr w:type="spellEnd"/>
      <w:r>
        <w:rPr>
          <w:sz w:val="20"/>
          <w:szCs w:val="20"/>
        </w:rPr>
        <w:t xml:space="preserve"> Selección. </w:t>
      </w:r>
      <w:r w:rsidRPr="003538C6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Part Time, </w:t>
      </w:r>
      <w:proofErr w:type="gramStart"/>
      <w:r>
        <w:rPr>
          <w:sz w:val="20"/>
          <w:szCs w:val="20"/>
        </w:rPr>
        <w:t>Full Time</w:t>
      </w:r>
      <w:proofErr w:type="gramEnd"/>
      <w:r>
        <w:rPr>
          <w:sz w:val="20"/>
          <w:szCs w:val="20"/>
        </w:rPr>
        <w:t>, Remote o Todas; capaz una persona solo esta disponible para Part Time o Remoto, o cualquier a de las otras combinaciones.</w:t>
      </w:r>
    </w:p>
    <w:p w14:paraId="253C2479" w14:textId="77777777" w:rsidR="00CC6DC5" w:rsidRDefault="00CC6DC5" w:rsidP="007B121F">
      <w:pPr>
        <w:rPr>
          <w:sz w:val="20"/>
          <w:szCs w:val="20"/>
        </w:rPr>
      </w:pPr>
    </w:p>
    <w:p w14:paraId="5A7CD689" w14:textId="135A5363" w:rsidR="00936870" w:rsidRDefault="00CC6DC5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Aquí consultar su preferencia de </w:t>
      </w:r>
      <w:r w:rsidR="00631B80">
        <w:rPr>
          <w:sz w:val="20"/>
          <w:szCs w:val="20"/>
        </w:rPr>
        <w:t>FULL REMOTE</w:t>
      </w:r>
      <w:r w:rsidR="004C2FD9">
        <w:rPr>
          <w:sz w:val="20"/>
          <w:szCs w:val="20"/>
        </w:rPr>
        <w:t xml:space="preserve"> (“Puedes trabajar de forma remota para cualquier lugar del mundo”)</w:t>
      </w:r>
      <w:r w:rsidR="00631B80">
        <w:rPr>
          <w:sz w:val="20"/>
          <w:szCs w:val="20"/>
        </w:rPr>
        <w:t xml:space="preserve"> o PRESENCIAL / HYBRIDO</w:t>
      </w:r>
      <w:r w:rsidR="004C2FD9">
        <w:rPr>
          <w:sz w:val="20"/>
          <w:szCs w:val="20"/>
        </w:rPr>
        <w:t xml:space="preserve"> (</w:t>
      </w:r>
      <w:r w:rsidR="00ED6D45">
        <w:rPr>
          <w:sz w:val="20"/>
          <w:szCs w:val="20"/>
        </w:rPr>
        <w:t>¨Buscaremos juntos un trabajo de oficina, cercano a tu ciudad”)</w:t>
      </w:r>
      <w:r w:rsidR="00631B80">
        <w:rPr>
          <w:sz w:val="20"/>
          <w:szCs w:val="20"/>
        </w:rPr>
        <w:t xml:space="preserve">. </w:t>
      </w:r>
      <w:r w:rsidR="00631B80" w:rsidRPr="00631B80">
        <w:rPr>
          <w:sz w:val="20"/>
          <w:szCs w:val="20"/>
        </w:rPr>
        <w:sym w:font="Wingdings" w:char="F0E0"/>
      </w:r>
      <w:r w:rsidR="00631B80">
        <w:rPr>
          <w:sz w:val="20"/>
          <w:szCs w:val="20"/>
        </w:rPr>
        <w:t xml:space="preserve"> Para aumentar chances de </w:t>
      </w:r>
      <w:r w:rsidR="00936870">
        <w:rPr>
          <w:sz w:val="20"/>
          <w:szCs w:val="20"/>
        </w:rPr>
        <w:t>compatibilidad de empleos.</w:t>
      </w:r>
    </w:p>
    <w:p w14:paraId="4E55349A" w14:textId="77777777" w:rsidR="00936870" w:rsidRDefault="00936870" w:rsidP="007B121F">
      <w:pPr>
        <w:rPr>
          <w:sz w:val="20"/>
          <w:szCs w:val="20"/>
        </w:rPr>
      </w:pPr>
    </w:p>
    <w:p w14:paraId="67DF7E03" w14:textId="77777777" w:rsidR="008D4D35" w:rsidRDefault="008D4D35" w:rsidP="007B121F">
      <w:pPr>
        <w:rPr>
          <w:sz w:val="20"/>
          <w:szCs w:val="20"/>
        </w:rPr>
      </w:pPr>
    </w:p>
    <w:p w14:paraId="4711BB1D" w14:textId="23C21655" w:rsidR="003538C6" w:rsidRPr="001B2258" w:rsidRDefault="008D4D35" w:rsidP="007B121F">
      <w:pPr>
        <w:rPr>
          <w:sz w:val="20"/>
          <w:szCs w:val="20"/>
          <w:u w:val="single"/>
        </w:rPr>
      </w:pPr>
      <w:proofErr w:type="gramStart"/>
      <w:r w:rsidRPr="001B2258">
        <w:rPr>
          <w:sz w:val="20"/>
          <w:szCs w:val="20"/>
          <w:u w:val="single"/>
        </w:rPr>
        <w:t>DONDE TE GUSTARIA TRABAJAR REMOTO?</w:t>
      </w:r>
      <w:proofErr w:type="gramEnd"/>
    </w:p>
    <w:p w14:paraId="1DCD094F" w14:textId="604E4BF3" w:rsidR="008D4D35" w:rsidRDefault="008D4D35" w:rsidP="007B121F">
      <w:pPr>
        <w:rPr>
          <w:sz w:val="20"/>
          <w:szCs w:val="20"/>
        </w:rPr>
      </w:pPr>
      <w:r>
        <w:rPr>
          <w:sz w:val="20"/>
          <w:szCs w:val="20"/>
        </w:rPr>
        <w:t>Aparezcan las opciones para Seleccionar (</w:t>
      </w:r>
      <w:proofErr w:type="spellStart"/>
      <w:r>
        <w:rPr>
          <w:sz w:val="20"/>
          <w:szCs w:val="20"/>
        </w:rPr>
        <w:t>multiple</w:t>
      </w:r>
      <w:proofErr w:type="spellEnd"/>
      <w:r w:rsidR="001B0E7F">
        <w:rPr>
          <w:sz w:val="20"/>
          <w:szCs w:val="20"/>
        </w:rPr>
        <w:t xml:space="preserve"> selección)</w:t>
      </w:r>
      <w:r w:rsidR="001B0E7F" w:rsidRPr="001B0E7F">
        <w:rPr>
          <w:sz w:val="20"/>
          <w:szCs w:val="20"/>
        </w:rPr>
        <w:sym w:font="Wingdings" w:char="F0E0"/>
      </w:r>
      <w:r w:rsidR="001B0E7F">
        <w:rPr>
          <w:sz w:val="20"/>
          <w:szCs w:val="20"/>
        </w:rPr>
        <w:t xml:space="preserve"> Europa, North America, South America, Oce</w:t>
      </w:r>
      <w:r w:rsidR="000E02D4">
        <w:rPr>
          <w:sz w:val="20"/>
          <w:szCs w:val="20"/>
        </w:rPr>
        <w:t xml:space="preserve">ania, Asia, Africa y </w:t>
      </w:r>
      <w:proofErr w:type="spellStart"/>
      <w:r w:rsidR="000E02D4">
        <w:rPr>
          <w:sz w:val="20"/>
          <w:szCs w:val="20"/>
        </w:rPr>
        <w:t>Wordwide</w:t>
      </w:r>
      <w:proofErr w:type="spellEnd"/>
      <w:r w:rsidR="000E02D4">
        <w:rPr>
          <w:sz w:val="20"/>
          <w:szCs w:val="20"/>
        </w:rPr>
        <w:t>.</w:t>
      </w:r>
      <w:r w:rsidR="001B0E7F">
        <w:rPr>
          <w:sz w:val="20"/>
          <w:szCs w:val="20"/>
        </w:rPr>
        <w:t xml:space="preserve"> </w:t>
      </w:r>
    </w:p>
    <w:p w14:paraId="49E33961" w14:textId="77777777" w:rsidR="008D4D35" w:rsidRDefault="008D4D35" w:rsidP="007B121F">
      <w:pPr>
        <w:rPr>
          <w:sz w:val="20"/>
          <w:szCs w:val="20"/>
        </w:rPr>
      </w:pPr>
    </w:p>
    <w:p w14:paraId="5F039944" w14:textId="030D7482" w:rsidR="000E02D4" w:rsidRPr="001B2258" w:rsidRDefault="00CE6B06" w:rsidP="007B121F">
      <w:pPr>
        <w:rPr>
          <w:sz w:val="20"/>
          <w:szCs w:val="20"/>
          <w:u w:val="single"/>
        </w:rPr>
      </w:pPr>
      <w:proofErr w:type="gramStart"/>
      <w:r w:rsidRPr="001B2258">
        <w:rPr>
          <w:sz w:val="20"/>
          <w:szCs w:val="20"/>
          <w:u w:val="single"/>
        </w:rPr>
        <w:t xml:space="preserve">DONDE TE GUSTARIA TRABAJAR </w:t>
      </w:r>
      <w:r w:rsidR="00DE5D57" w:rsidRPr="001B2258">
        <w:rPr>
          <w:sz w:val="20"/>
          <w:szCs w:val="20"/>
          <w:u w:val="single"/>
        </w:rPr>
        <w:t>ON-SITE?</w:t>
      </w:r>
      <w:proofErr w:type="gramEnd"/>
    </w:p>
    <w:p w14:paraId="7E979DAC" w14:textId="3D7C3A1D" w:rsidR="00DE5D57" w:rsidRDefault="00DE5D57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Desplegable con ciudades y capitales (Podes escribir iniciales de capital del </w:t>
      </w:r>
      <w:proofErr w:type="gramStart"/>
      <w:r>
        <w:rPr>
          <w:sz w:val="20"/>
          <w:szCs w:val="20"/>
        </w:rPr>
        <w:t>país,,</w:t>
      </w:r>
      <w:proofErr w:type="gramEnd"/>
      <w:r>
        <w:rPr>
          <w:sz w:val="20"/>
          <w:szCs w:val="20"/>
        </w:rPr>
        <w:t xml:space="preserve"> y aparece en el desplegable)</w:t>
      </w:r>
    </w:p>
    <w:p w14:paraId="1F7B654A" w14:textId="1D06D367" w:rsidR="008D4D35" w:rsidRDefault="0071686E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Una vez que seleccionas la ciudad, te pregunta cual es tu </w:t>
      </w:r>
      <w:proofErr w:type="gramStart"/>
      <w:r>
        <w:rPr>
          <w:sz w:val="20"/>
          <w:szCs w:val="20"/>
        </w:rPr>
        <w:t>Status</w:t>
      </w:r>
      <w:proofErr w:type="gramEnd"/>
      <w:r>
        <w:rPr>
          <w:sz w:val="20"/>
          <w:szCs w:val="20"/>
        </w:rPr>
        <w:t xml:space="preserve"> de </w:t>
      </w:r>
      <w:r w:rsidR="00A934BC">
        <w:rPr>
          <w:sz w:val="20"/>
          <w:szCs w:val="20"/>
        </w:rPr>
        <w:t>Ciudadanía</w:t>
      </w:r>
      <w:r>
        <w:rPr>
          <w:sz w:val="20"/>
          <w:szCs w:val="20"/>
        </w:rPr>
        <w:t xml:space="preserve"> </w:t>
      </w:r>
      <w:r w:rsidRPr="0071686E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r w:rsidR="006A5580">
        <w:rPr>
          <w:sz w:val="20"/>
          <w:szCs w:val="20"/>
        </w:rPr>
        <w:t xml:space="preserve">Citizen, </w:t>
      </w:r>
      <w:proofErr w:type="spellStart"/>
      <w:r w:rsidR="006A5580">
        <w:rPr>
          <w:sz w:val="20"/>
          <w:szCs w:val="20"/>
        </w:rPr>
        <w:t>Permanent</w:t>
      </w:r>
      <w:proofErr w:type="spellEnd"/>
      <w:r w:rsidR="006A5580">
        <w:rPr>
          <w:sz w:val="20"/>
          <w:szCs w:val="20"/>
        </w:rPr>
        <w:t xml:space="preserve">/ </w:t>
      </w:r>
      <w:proofErr w:type="spellStart"/>
      <w:r w:rsidR="006A5580">
        <w:rPr>
          <w:sz w:val="20"/>
          <w:szCs w:val="20"/>
        </w:rPr>
        <w:t>Resident</w:t>
      </w:r>
      <w:proofErr w:type="spellEnd"/>
      <w:r w:rsidR="006A5580">
        <w:rPr>
          <w:sz w:val="20"/>
          <w:szCs w:val="20"/>
        </w:rPr>
        <w:t>, Work Visa, Open Work Visa/</w:t>
      </w:r>
      <w:proofErr w:type="spellStart"/>
      <w:r w:rsidR="00A934BC">
        <w:rPr>
          <w:sz w:val="20"/>
          <w:szCs w:val="20"/>
        </w:rPr>
        <w:t>Permit</w:t>
      </w:r>
      <w:proofErr w:type="spellEnd"/>
      <w:r w:rsidR="00A934BC">
        <w:rPr>
          <w:sz w:val="20"/>
          <w:szCs w:val="20"/>
        </w:rPr>
        <w:t xml:space="preserve">, Not </w:t>
      </w:r>
      <w:proofErr w:type="spellStart"/>
      <w:r w:rsidR="00A934BC">
        <w:rPr>
          <w:sz w:val="20"/>
          <w:szCs w:val="20"/>
        </w:rPr>
        <w:t>Yet</w:t>
      </w:r>
      <w:proofErr w:type="spellEnd"/>
      <w:r w:rsidR="00A934BC">
        <w:rPr>
          <w:sz w:val="20"/>
          <w:szCs w:val="20"/>
        </w:rPr>
        <w:t xml:space="preserve"> </w:t>
      </w:r>
      <w:proofErr w:type="spellStart"/>
      <w:r w:rsidR="00A934BC">
        <w:rPr>
          <w:sz w:val="20"/>
          <w:szCs w:val="20"/>
        </w:rPr>
        <w:t>Authorized</w:t>
      </w:r>
      <w:proofErr w:type="spellEnd"/>
      <w:r w:rsidR="00A934BC">
        <w:rPr>
          <w:sz w:val="20"/>
          <w:szCs w:val="20"/>
        </w:rPr>
        <w:t xml:space="preserve">. </w:t>
      </w:r>
    </w:p>
    <w:p w14:paraId="7130AFD9" w14:textId="06E75B68" w:rsidR="00A934BC" w:rsidRDefault="00A934BC" w:rsidP="007B121F">
      <w:pPr>
        <w:rPr>
          <w:sz w:val="20"/>
          <w:szCs w:val="20"/>
        </w:rPr>
      </w:pPr>
      <w:r>
        <w:rPr>
          <w:sz w:val="20"/>
          <w:szCs w:val="20"/>
        </w:rPr>
        <w:t>Esto, por cada ciudad/ país que selecciones.</w:t>
      </w:r>
    </w:p>
    <w:p w14:paraId="6A9978B7" w14:textId="77777777" w:rsidR="00A934BC" w:rsidRDefault="00A934BC" w:rsidP="007B121F">
      <w:pPr>
        <w:rPr>
          <w:sz w:val="20"/>
          <w:szCs w:val="20"/>
        </w:rPr>
      </w:pPr>
    </w:p>
    <w:p w14:paraId="3DF1A0A9" w14:textId="565C1A67" w:rsidR="00655D4D" w:rsidRPr="001B2258" w:rsidRDefault="00936870" w:rsidP="007B121F">
      <w:pPr>
        <w:rPr>
          <w:sz w:val="20"/>
          <w:szCs w:val="20"/>
          <w:u w:val="single"/>
        </w:rPr>
      </w:pPr>
      <w:r w:rsidRPr="001B2258">
        <w:rPr>
          <w:sz w:val="20"/>
          <w:szCs w:val="20"/>
          <w:u w:val="single"/>
        </w:rPr>
        <w:t>DISPONIBILIDAD DE COMIENZO DE TRABAJO</w:t>
      </w:r>
    </w:p>
    <w:p w14:paraId="25958E9C" w14:textId="35D7E11F" w:rsidR="00655D4D" w:rsidRDefault="00655D4D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Por default la fecha de hoy, </w:t>
      </w:r>
      <w:r w:rsidR="00905B6F">
        <w:rPr>
          <w:sz w:val="20"/>
          <w:szCs w:val="20"/>
        </w:rPr>
        <w:t>o de la siguiente semana o ASAP.</w:t>
      </w:r>
    </w:p>
    <w:p w14:paraId="01A0F7B3" w14:textId="4D7D24C4" w:rsidR="00905B6F" w:rsidRDefault="00905B6F" w:rsidP="007B121F">
      <w:pPr>
        <w:rPr>
          <w:sz w:val="20"/>
          <w:szCs w:val="20"/>
        </w:rPr>
      </w:pPr>
      <w:r w:rsidRPr="001B2258">
        <w:rPr>
          <w:sz w:val="20"/>
          <w:szCs w:val="20"/>
          <w:u w:val="single"/>
        </w:rPr>
        <w:t>RELOCACION</w:t>
      </w:r>
      <w:r>
        <w:rPr>
          <w:sz w:val="20"/>
          <w:szCs w:val="20"/>
        </w:rPr>
        <w:t>. Si o no. Ok.</w:t>
      </w:r>
    </w:p>
    <w:p w14:paraId="4AAC23A8" w14:textId="5F844C99" w:rsidR="003538C6" w:rsidRDefault="00A2198D" w:rsidP="007B121F">
      <w:pPr>
        <w:rPr>
          <w:sz w:val="20"/>
          <w:szCs w:val="20"/>
        </w:rPr>
      </w:pPr>
      <w:r w:rsidRPr="00841382">
        <w:rPr>
          <w:sz w:val="20"/>
          <w:szCs w:val="20"/>
          <w:u w:val="single"/>
        </w:rPr>
        <w:t>LICENCIA DE CONDUCIR</w:t>
      </w:r>
      <w:r w:rsidR="00841382">
        <w:rPr>
          <w:sz w:val="20"/>
          <w:szCs w:val="20"/>
        </w:rPr>
        <w:t>: Si o no.</w:t>
      </w:r>
    </w:p>
    <w:p w14:paraId="750BE7EE" w14:textId="6614C095" w:rsidR="00A2198D" w:rsidRDefault="00A2198D" w:rsidP="007B121F">
      <w:pPr>
        <w:rPr>
          <w:sz w:val="20"/>
          <w:szCs w:val="20"/>
        </w:rPr>
      </w:pPr>
      <w:r w:rsidRPr="00841382">
        <w:rPr>
          <w:sz w:val="20"/>
          <w:szCs w:val="20"/>
          <w:u w:val="single"/>
        </w:rPr>
        <w:t>GENERO</w:t>
      </w:r>
      <w:r>
        <w:rPr>
          <w:sz w:val="20"/>
          <w:szCs w:val="20"/>
        </w:rPr>
        <w:t xml:space="preserve">: Elegir Como te identificas: Hombre, mujer, Not </w:t>
      </w:r>
      <w:proofErr w:type="spellStart"/>
      <w:r>
        <w:rPr>
          <w:sz w:val="20"/>
          <w:szCs w:val="20"/>
        </w:rPr>
        <w:t>Binary</w:t>
      </w:r>
      <w:proofErr w:type="spellEnd"/>
      <w:r w:rsidR="002C645B">
        <w:rPr>
          <w:sz w:val="20"/>
          <w:szCs w:val="20"/>
        </w:rPr>
        <w:t xml:space="preserve">, </w:t>
      </w:r>
      <w:proofErr w:type="spellStart"/>
      <w:r w:rsidR="002C645B">
        <w:rPr>
          <w:sz w:val="20"/>
          <w:szCs w:val="20"/>
        </w:rPr>
        <w:t>etc</w:t>
      </w:r>
      <w:proofErr w:type="spellEnd"/>
    </w:p>
    <w:p w14:paraId="1A2D58B2" w14:textId="1D04974C" w:rsidR="002C645B" w:rsidRDefault="002C645B" w:rsidP="007B121F">
      <w:pPr>
        <w:rPr>
          <w:sz w:val="20"/>
          <w:szCs w:val="20"/>
        </w:rPr>
      </w:pPr>
      <w:r w:rsidRPr="00841382">
        <w:rPr>
          <w:sz w:val="20"/>
          <w:szCs w:val="20"/>
          <w:u w:val="single"/>
        </w:rPr>
        <w:t>DISCAPACIDAD</w:t>
      </w:r>
      <w:r>
        <w:rPr>
          <w:sz w:val="20"/>
          <w:szCs w:val="20"/>
        </w:rPr>
        <w:t xml:space="preserve">: </w:t>
      </w:r>
      <w:proofErr w:type="gramStart"/>
      <w:r>
        <w:rPr>
          <w:sz w:val="20"/>
          <w:szCs w:val="20"/>
        </w:rPr>
        <w:t>Tenes alguna discapacidad?</w:t>
      </w:r>
      <w:proofErr w:type="gramEnd"/>
      <w:r w:rsidR="00C24FA6">
        <w:rPr>
          <w:sz w:val="20"/>
          <w:szCs w:val="20"/>
        </w:rPr>
        <w:t xml:space="preserve">  // Necesitas algún tratamiento especial que necesitemos saber para adaptar la forma en la que te tomamos entrevistas?</w:t>
      </w:r>
    </w:p>
    <w:p w14:paraId="77DF2C06" w14:textId="480F5ACE" w:rsidR="00790115" w:rsidRDefault="00841382" w:rsidP="007B121F">
      <w:pPr>
        <w:rPr>
          <w:sz w:val="20"/>
          <w:szCs w:val="20"/>
        </w:rPr>
      </w:pPr>
      <w:r w:rsidRPr="00841382">
        <w:rPr>
          <w:sz w:val="20"/>
          <w:szCs w:val="20"/>
          <w:u w:val="single"/>
        </w:rPr>
        <w:t>¿VETERANO?</w:t>
      </w:r>
      <w:r w:rsidR="00790115">
        <w:rPr>
          <w:sz w:val="20"/>
          <w:szCs w:val="20"/>
        </w:rPr>
        <w:t xml:space="preserve"> – SI O NO</w:t>
      </w:r>
    </w:p>
    <w:p w14:paraId="12DCD059" w14:textId="77777777" w:rsidR="00790115" w:rsidRDefault="00790115" w:rsidP="007B121F">
      <w:pPr>
        <w:rPr>
          <w:sz w:val="20"/>
          <w:szCs w:val="20"/>
        </w:rPr>
      </w:pPr>
    </w:p>
    <w:p w14:paraId="5DD72EAC" w14:textId="6923761C" w:rsidR="00790115" w:rsidRDefault="00135FD7" w:rsidP="007B121F">
      <w:pPr>
        <w:rPr>
          <w:sz w:val="20"/>
          <w:szCs w:val="20"/>
        </w:rPr>
      </w:pPr>
      <w:r w:rsidRPr="00841382">
        <w:rPr>
          <w:sz w:val="20"/>
          <w:szCs w:val="20"/>
          <w:u w:val="single"/>
        </w:rPr>
        <w:t>ACEPTACIONES</w:t>
      </w:r>
      <w:r>
        <w:rPr>
          <w:sz w:val="20"/>
          <w:szCs w:val="20"/>
        </w:rPr>
        <w:t>: Marcar siempre por defecto que:</w:t>
      </w:r>
    </w:p>
    <w:p w14:paraId="3AF64430" w14:textId="372189B0" w:rsidR="00135FD7" w:rsidRDefault="00135FD7" w:rsidP="00135FD7">
      <w:pPr>
        <w:pStyle w:val="Prrafodelista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NO ha trabajado en esa empresa anteriormente.</w:t>
      </w:r>
    </w:p>
    <w:p w14:paraId="227CD059" w14:textId="496CA319" w:rsidR="00E92194" w:rsidRDefault="00E92194" w:rsidP="00135FD7">
      <w:pPr>
        <w:pStyle w:val="Prrafodelista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Que NO conoce a nadie en esa empresa y NO tiene ningún familiar o amigo que trabaje ahí.</w:t>
      </w:r>
    </w:p>
    <w:p w14:paraId="7195CBBB" w14:textId="0DB0AC58" w:rsidR="00E92194" w:rsidRDefault="009022D9" w:rsidP="00135FD7">
      <w:pPr>
        <w:pStyle w:val="Prrafodelista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Que esta aplicando para la opción D (fuera de </w:t>
      </w:r>
      <w:r w:rsidR="00DE3EEE">
        <w:rPr>
          <w:sz w:val="20"/>
          <w:szCs w:val="20"/>
        </w:rPr>
        <w:t>estados unidos</w:t>
      </w:r>
      <w:r>
        <w:rPr>
          <w:sz w:val="20"/>
          <w:szCs w:val="20"/>
        </w:rPr>
        <w:t xml:space="preserve"> y otros estados, que generalmente marcados en opciones </w:t>
      </w:r>
      <w:proofErr w:type="spellStart"/>
      <w:proofErr w:type="gramStart"/>
      <w:r>
        <w:rPr>
          <w:sz w:val="20"/>
          <w:szCs w:val="20"/>
        </w:rPr>
        <w:t>a,b</w:t>
      </w:r>
      <w:proofErr w:type="spellEnd"/>
      <w:proofErr w:type="gramEnd"/>
      <w:r>
        <w:rPr>
          <w:sz w:val="20"/>
          <w:szCs w:val="20"/>
        </w:rPr>
        <w:t xml:space="preserve"> y c) </w:t>
      </w:r>
      <w:r w:rsidRPr="009022D9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Ninguno de los anteriores.</w:t>
      </w:r>
    </w:p>
    <w:p w14:paraId="3DA49BC3" w14:textId="254B959C" w:rsidR="00F145C8" w:rsidRDefault="00F145C8" w:rsidP="00135FD7">
      <w:pPr>
        <w:pStyle w:val="Prrafodelista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Marcar Siempre por defecto la aceptación de la política de tratamiento de datos de la pagina web a la que se postula.</w:t>
      </w:r>
    </w:p>
    <w:p w14:paraId="32B1AEB6" w14:textId="77777777" w:rsidR="00841382" w:rsidRDefault="00841382" w:rsidP="004E255D">
      <w:pPr>
        <w:rPr>
          <w:sz w:val="20"/>
          <w:szCs w:val="20"/>
        </w:rPr>
      </w:pPr>
    </w:p>
    <w:p w14:paraId="5AB85679" w14:textId="2BB21FF5" w:rsidR="00F145C8" w:rsidRPr="00841382" w:rsidRDefault="00841382" w:rsidP="004E255D">
      <w:pPr>
        <w:rPr>
          <w:sz w:val="20"/>
          <w:szCs w:val="20"/>
          <w:u w:val="single"/>
        </w:rPr>
      </w:pPr>
      <w:r w:rsidRPr="00841382">
        <w:rPr>
          <w:sz w:val="20"/>
          <w:szCs w:val="20"/>
          <w:u w:val="single"/>
        </w:rPr>
        <w:t>¿COMO NOS HA CONOCIDO O ENTERADO DE ESTE EMPLEO?</w:t>
      </w:r>
    </w:p>
    <w:p w14:paraId="1B82DE71" w14:textId="4E25A040" w:rsidR="004E255D" w:rsidRDefault="004E255D" w:rsidP="004E255D">
      <w:pPr>
        <w:rPr>
          <w:sz w:val="20"/>
          <w:szCs w:val="20"/>
        </w:rPr>
      </w:pPr>
      <w:r>
        <w:rPr>
          <w:sz w:val="20"/>
          <w:szCs w:val="20"/>
        </w:rPr>
        <w:t>Agregar por defecto algunas respuestas que permitan avanzar automáticamente con esas respuestas</w:t>
      </w:r>
      <w:r w:rsidR="009C448C">
        <w:rPr>
          <w:sz w:val="20"/>
          <w:szCs w:val="20"/>
        </w:rPr>
        <w:t xml:space="preserve">. </w:t>
      </w:r>
      <w:proofErr w:type="spellStart"/>
      <w:r w:rsidR="009C448C">
        <w:rPr>
          <w:sz w:val="20"/>
          <w:szCs w:val="20"/>
        </w:rPr>
        <w:t>Ej</w:t>
      </w:r>
      <w:proofErr w:type="spellEnd"/>
      <w:r w:rsidR="009C448C">
        <w:rPr>
          <w:sz w:val="20"/>
          <w:szCs w:val="20"/>
        </w:rPr>
        <w:t xml:space="preserve">: Job Board / </w:t>
      </w:r>
      <w:proofErr w:type="spellStart"/>
      <w:r w:rsidR="009C448C">
        <w:rPr>
          <w:sz w:val="20"/>
          <w:szCs w:val="20"/>
        </w:rPr>
        <w:t>Linkedin</w:t>
      </w:r>
      <w:proofErr w:type="spellEnd"/>
      <w:r w:rsidR="009C448C">
        <w:rPr>
          <w:sz w:val="20"/>
          <w:szCs w:val="20"/>
        </w:rPr>
        <w:t>.</w:t>
      </w:r>
    </w:p>
    <w:p w14:paraId="1759B797" w14:textId="77777777" w:rsidR="004E255D" w:rsidRPr="004E255D" w:rsidRDefault="004E255D" w:rsidP="004E255D">
      <w:pPr>
        <w:rPr>
          <w:sz w:val="20"/>
          <w:szCs w:val="20"/>
        </w:rPr>
      </w:pPr>
    </w:p>
    <w:p w14:paraId="3D569ACF" w14:textId="34A67297" w:rsidR="004D3902" w:rsidRPr="009C448C" w:rsidRDefault="00922A46" w:rsidP="007B121F">
      <w:pPr>
        <w:rPr>
          <w:sz w:val="20"/>
          <w:szCs w:val="20"/>
          <w:u w:val="single"/>
        </w:rPr>
      </w:pPr>
      <w:r w:rsidRPr="009C448C">
        <w:rPr>
          <w:sz w:val="20"/>
          <w:szCs w:val="20"/>
          <w:u w:val="single"/>
        </w:rPr>
        <w:t>PROBLEMATICAS HABITUALES.</w:t>
      </w:r>
    </w:p>
    <w:p w14:paraId="6D035244" w14:textId="5005D88C" w:rsidR="00922A46" w:rsidRDefault="00922A46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Muchas veces las paginas tiran error en </w:t>
      </w:r>
      <w:r w:rsidR="003819B2">
        <w:rPr>
          <w:sz w:val="20"/>
          <w:szCs w:val="20"/>
        </w:rPr>
        <w:t xml:space="preserve">ESTUDIOS, porque no asocian cual es el Grado alcanzado por el candidato </w:t>
      </w:r>
      <w:r w:rsidR="003819B2" w:rsidRPr="003819B2">
        <w:rPr>
          <w:sz w:val="20"/>
          <w:szCs w:val="20"/>
        </w:rPr>
        <w:sym w:font="Wingdings" w:char="F0E0"/>
      </w:r>
      <w:r w:rsidR="003819B2">
        <w:rPr>
          <w:sz w:val="20"/>
          <w:szCs w:val="20"/>
        </w:rPr>
        <w:t xml:space="preserve"> Licenciatura, </w:t>
      </w:r>
      <w:proofErr w:type="gramStart"/>
      <w:r w:rsidR="003819B2">
        <w:rPr>
          <w:sz w:val="20"/>
          <w:szCs w:val="20"/>
        </w:rPr>
        <w:t>Master</w:t>
      </w:r>
      <w:proofErr w:type="gramEnd"/>
      <w:r w:rsidR="003819B2">
        <w:rPr>
          <w:sz w:val="20"/>
          <w:szCs w:val="20"/>
        </w:rPr>
        <w:t xml:space="preserve">, </w:t>
      </w:r>
      <w:proofErr w:type="spellStart"/>
      <w:r w:rsidR="003819B2">
        <w:rPr>
          <w:sz w:val="20"/>
          <w:szCs w:val="20"/>
        </w:rPr>
        <w:t>PHd</w:t>
      </w:r>
      <w:proofErr w:type="spellEnd"/>
      <w:r w:rsidR="003819B2">
        <w:rPr>
          <w:sz w:val="20"/>
          <w:szCs w:val="20"/>
        </w:rPr>
        <w:t xml:space="preserve">, </w:t>
      </w:r>
      <w:proofErr w:type="spellStart"/>
      <w:r w:rsidR="003819B2">
        <w:rPr>
          <w:sz w:val="20"/>
          <w:szCs w:val="20"/>
        </w:rPr>
        <w:t>Certificacion</w:t>
      </w:r>
      <w:proofErr w:type="spellEnd"/>
      <w:r w:rsidR="003819B2">
        <w:rPr>
          <w:sz w:val="20"/>
          <w:szCs w:val="20"/>
        </w:rPr>
        <w:t xml:space="preserve">, </w:t>
      </w:r>
      <w:r w:rsidR="004D4AB3">
        <w:rPr>
          <w:sz w:val="20"/>
          <w:szCs w:val="20"/>
        </w:rPr>
        <w:t xml:space="preserve">Colegio Secundario, etc. Poner algo que </w:t>
      </w:r>
      <w:proofErr w:type="spellStart"/>
      <w:r w:rsidR="004D4AB3">
        <w:rPr>
          <w:sz w:val="20"/>
          <w:szCs w:val="20"/>
        </w:rPr>
        <w:t>si</w:t>
      </w:r>
      <w:proofErr w:type="spellEnd"/>
      <w:r w:rsidR="004D4AB3">
        <w:rPr>
          <w:sz w:val="20"/>
          <w:szCs w:val="20"/>
        </w:rPr>
        <w:t xml:space="preserve">, </w:t>
      </w:r>
      <w:proofErr w:type="spellStart"/>
      <w:r w:rsidR="004D4AB3">
        <w:rPr>
          <w:sz w:val="20"/>
          <w:szCs w:val="20"/>
        </w:rPr>
        <w:t>trabaj</w:t>
      </w:r>
      <w:proofErr w:type="spellEnd"/>
      <w:r w:rsidR="004D4AB3">
        <w:rPr>
          <w:sz w:val="20"/>
          <w:szCs w:val="20"/>
        </w:rPr>
        <w:t xml:space="preserve"> poner por default, algún grado alcanzado (</w:t>
      </w:r>
      <w:proofErr w:type="spellStart"/>
      <w:r w:rsidR="004D4AB3">
        <w:rPr>
          <w:sz w:val="20"/>
          <w:szCs w:val="20"/>
        </w:rPr>
        <w:t>Ej</w:t>
      </w:r>
      <w:proofErr w:type="spellEnd"/>
      <w:r w:rsidR="004D4AB3">
        <w:rPr>
          <w:sz w:val="20"/>
          <w:szCs w:val="20"/>
        </w:rPr>
        <w:t>; Licenciado</w:t>
      </w:r>
      <w:r w:rsidR="00CF48BA">
        <w:rPr>
          <w:sz w:val="20"/>
          <w:szCs w:val="20"/>
        </w:rPr>
        <w:t xml:space="preserve">) // Area de Estudios: Business </w:t>
      </w:r>
      <w:proofErr w:type="spellStart"/>
      <w:r w:rsidR="00CF48BA">
        <w:rPr>
          <w:sz w:val="20"/>
          <w:szCs w:val="20"/>
        </w:rPr>
        <w:t>Administration</w:t>
      </w:r>
      <w:proofErr w:type="spellEnd"/>
      <w:r w:rsidR="00CF48BA">
        <w:rPr>
          <w:sz w:val="20"/>
          <w:szCs w:val="20"/>
        </w:rPr>
        <w:t>).</w:t>
      </w:r>
    </w:p>
    <w:p w14:paraId="3D024AB1" w14:textId="77777777" w:rsidR="00CF48BA" w:rsidRDefault="00CF48BA" w:rsidP="007B121F">
      <w:pPr>
        <w:rPr>
          <w:sz w:val="20"/>
          <w:szCs w:val="20"/>
        </w:rPr>
      </w:pPr>
    </w:p>
    <w:p w14:paraId="3A1C40B6" w14:textId="478CD277" w:rsidR="00CF48BA" w:rsidRDefault="00B24851" w:rsidP="007B121F">
      <w:pPr>
        <w:rPr>
          <w:sz w:val="20"/>
          <w:szCs w:val="20"/>
        </w:rPr>
      </w:pPr>
      <w:r>
        <w:rPr>
          <w:sz w:val="20"/>
          <w:szCs w:val="20"/>
        </w:rPr>
        <w:t>PERFIL en AplicoCv.com</w:t>
      </w:r>
    </w:p>
    <w:p w14:paraId="667E36A4" w14:textId="32EC6910" w:rsidR="00B24851" w:rsidRDefault="00B24851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Permitir poner otro teléfono de </w:t>
      </w:r>
      <w:r w:rsidR="009C448C">
        <w:rPr>
          <w:sz w:val="20"/>
          <w:szCs w:val="20"/>
        </w:rPr>
        <w:t>contacto</w:t>
      </w:r>
      <w:r>
        <w:rPr>
          <w:sz w:val="20"/>
          <w:szCs w:val="20"/>
        </w:rPr>
        <w:t xml:space="preserve"> (Opcional)</w:t>
      </w:r>
    </w:p>
    <w:p w14:paraId="4BA52645" w14:textId="77777777" w:rsidR="00B24851" w:rsidRDefault="00B24851" w:rsidP="007B121F">
      <w:pPr>
        <w:rPr>
          <w:sz w:val="20"/>
          <w:szCs w:val="20"/>
        </w:rPr>
      </w:pPr>
    </w:p>
    <w:p w14:paraId="763605D9" w14:textId="612C0055" w:rsidR="00B24851" w:rsidRDefault="00B24851" w:rsidP="007B121F">
      <w:pPr>
        <w:rPr>
          <w:sz w:val="20"/>
          <w:szCs w:val="20"/>
        </w:rPr>
      </w:pPr>
      <w:r>
        <w:rPr>
          <w:sz w:val="20"/>
          <w:szCs w:val="20"/>
        </w:rPr>
        <w:t>ESTUDIOS</w:t>
      </w:r>
    </w:p>
    <w:p w14:paraId="7431C0B7" w14:textId="356BEA3C" w:rsidR="004D3902" w:rsidRDefault="00B24851" w:rsidP="007B121F">
      <w:pPr>
        <w:rPr>
          <w:sz w:val="20"/>
          <w:szCs w:val="20"/>
        </w:rPr>
      </w:pPr>
      <w:r>
        <w:rPr>
          <w:sz w:val="20"/>
          <w:szCs w:val="20"/>
        </w:rPr>
        <w:t>No permite Editar</w:t>
      </w:r>
      <w:r w:rsidR="001E79AC">
        <w:rPr>
          <w:sz w:val="20"/>
          <w:szCs w:val="20"/>
        </w:rPr>
        <w:t xml:space="preserve"> </w:t>
      </w:r>
      <w:r w:rsidR="001E79AC" w:rsidRPr="001E79AC">
        <w:rPr>
          <w:sz w:val="20"/>
          <w:szCs w:val="20"/>
        </w:rPr>
        <w:sym w:font="Wingdings" w:char="F0E0"/>
      </w:r>
      <w:r w:rsidR="001E79AC">
        <w:rPr>
          <w:sz w:val="20"/>
          <w:szCs w:val="20"/>
        </w:rPr>
        <w:t xml:space="preserve"> Aquí yo utilizaría un desplegable para permitir que se adapte el estudio a lo que nosotros queremos dirigir</w:t>
      </w:r>
      <w:r w:rsidR="00537CD8">
        <w:rPr>
          <w:sz w:val="20"/>
          <w:szCs w:val="20"/>
        </w:rPr>
        <w:t xml:space="preserve"> en las diferentes webs</w:t>
      </w:r>
      <w:r w:rsidR="001E79AC">
        <w:rPr>
          <w:sz w:val="20"/>
          <w:szCs w:val="20"/>
        </w:rPr>
        <w:t xml:space="preserve">. Porque </w:t>
      </w:r>
      <w:r w:rsidR="00537CD8">
        <w:rPr>
          <w:sz w:val="20"/>
          <w:szCs w:val="20"/>
        </w:rPr>
        <w:t>yo n</w:t>
      </w:r>
      <w:r w:rsidR="002A7978">
        <w:rPr>
          <w:sz w:val="20"/>
          <w:szCs w:val="20"/>
        </w:rPr>
        <w:t>o estoy seguro como conversa “</w:t>
      </w:r>
      <w:proofErr w:type="gramStart"/>
      <w:r w:rsidR="002A7978">
        <w:rPr>
          <w:sz w:val="20"/>
          <w:szCs w:val="20"/>
        </w:rPr>
        <w:t>Master”  con</w:t>
      </w:r>
      <w:proofErr w:type="gramEnd"/>
      <w:r w:rsidR="002A7978">
        <w:rPr>
          <w:sz w:val="20"/>
          <w:szCs w:val="20"/>
        </w:rPr>
        <w:t xml:space="preserve"> </w:t>
      </w:r>
      <w:r w:rsidR="00537CD8">
        <w:rPr>
          <w:sz w:val="20"/>
          <w:szCs w:val="20"/>
        </w:rPr>
        <w:t>“</w:t>
      </w:r>
      <w:proofErr w:type="gramStart"/>
      <w:r w:rsidR="002A7978">
        <w:rPr>
          <w:sz w:val="20"/>
          <w:szCs w:val="20"/>
        </w:rPr>
        <w:t>Master</w:t>
      </w:r>
      <w:proofErr w:type="gramEnd"/>
      <w:r w:rsidR="002A7978">
        <w:rPr>
          <w:sz w:val="20"/>
          <w:szCs w:val="20"/>
        </w:rPr>
        <w:t xml:space="preserve"> Degree</w:t>
      </w:r>
      <w:r w:rsidR="00537CD8">
        <w:rPr>
          <w:sz w:val="20"/>
          <w:szCs w:val="20"/>
        </w:rPr>
        <w:t>”</w:t>
      </w:r>
      <w:r w:rsidR="002A7978">
        <w:rPr>
          <w:sz w:val="20"/>
          <w:szCs w:val="20"/>
        </w:rPr>
        <w:t xml:space="preserve"> en las diferentes Webs de las empresas. </w:t>
      </w:r>
      <w:proofErr w:type="spellStart"/>
      <w:r w:rsidR="002A7978">
        <w:rPr>
          <w:sz w:val="20"/>
          <w:szCs w:val="20"/>
        </w:rPr>
        <w:t>Idem</w:t>
      </w:r>
      <w:proofErr w:type="spellEnd"/>
      <w:r w:rsidR="002A7978">
        <w:rPr>
          <w:sz w:val="20"/>
          <w:szCs w:val="20"/>
        </w:rPr>
        <w:t xml:space="preserve"> con “Licenciatura”</w:t>
      </w:r>
      <w:r w:rsidR="00537CD8">
        <w:rPr>
          <w:sz w:val="20"/>
          <w:szCs w:val="20"/>
        </w:rPr>
        <w:t>, etc.</w:t>
      </w:r>
    </w:p>
    <w:p w14:paraId="19728BF3" w14:textId="77777777" w:rsidR="002A7978" w:rsidRDefault="002A7978" w:rsidP="007B121F">
      <w:pPr>
        <w:rPr>
          <w:sz w:val="20"/>
          <w:szCs w:val="20"/>
        </w:rPr>
      </w:pPr>
    </w:p>
    <w:p w14:paraId="5D2DE6EE" w14:textId="15017856" w:rsidR="002A7978" w:rsidRDefault="00C9651C" w:rsidP="007B121F">
      <w:pPr>
        <w:rPr>
          <w:sz w:val="20"/>
          <w:szCs w:val="20"/>
        </w:rPr>
      </w:pPr>
      <w:r>
        <w:rPr>
          <w:sz w:val="20"/>
          <w:szCs w:val="20"/>
        </w:rPr>
        <w:t>HABILIDADES</w:t>
      </w:r>
    </w:p>
    <w:p w14:paraId="3A55FD93" w14:textId="7BE4A2EF" w:rsidR="00C9651C" w:rsidRDefault="006E6441" w:rsidP="007B121F">
      <w:pPr>
        <w:rPr>
          <w:sz w:val="20"/>
          <w:szCs w:val="20"/>
        </w:rPr>
      </w:pPr>
      <w:r>
        <w:rPr>
          <w:sz w:val="20"/>
          <w:szCs w:val="20"/>
        </w:rPr>
        <w:t>¿Aquí no debería poder adaptar las letras a lo que realmente es una habilidad?</w:t>
      </w:r>
      <w:r w:rsidR="00C9651C">
        <w:rPr>
          <w:sz w:val="20"/>
          <w:szCs w:val="20"/>
        </w:rPr>
        <w:t xml:space="preserve"> Ejemplo. Yo puse “Business </w:t>
      </w:r>
      <w:proofErr w:type="spellStart"/>
      <w:r w:rsidR="00C9651C">
        <w:rPr>
          <w:sz w:val="20"/>
          <w:szCs w:val="20"/>
        </w:rPr>
        <w:t>Devel</w:t>
      </w:r>
      <w:r w:rsidR="00061CFE">
        <w:rPr>
          <w:sz w:val="20"/>
          <w:szCs w:val="20"/>
        </w:rPr>
        <w:t>o</w:t>
      </w:r>
      <w:r w:rsidR="00061CFE" w:rsidRPr="006E6441">
        <w:rPr>
          <w:sz w:val="20"/>
          <w:szCs w:val="20"/>
          <w:highlight w:val="red"/>
        </w:rPr>
        <w:t>ptem</w:t>
      </w:r>
      <w:proofErr w:type="spellEnd"/>
      <w:r w:rsidR="00061CFE">
        <w:rPr>
          <w:sz w:val="20"/>
          <w:szCs w:val="20"/>
        </w:rPr>
        <w:t xml:space="preserve">” Se que </w:t>
      </w:r>
      <w:proofErr w:type="spellStart"/>
      <w:r w:rsidR="00061CFE">
        <w:rPr>
          <w:sz w:val="20"/>
          <w:szCs w:val="20"/>
        </w:rPr>
        <w:t>esta</w:t>
      </w:r>
      <w:proofErr w:type="spellEnd"/>
      <w:r w:rsidR="00061CFE">
        <w:rPr>
          <w:sz w:val="20"/>
          <w:szCs w:val="20"/>
        </w:rPr>
        <w:t xml:space="preserve"> mal escrita, pero no me corrigió a </w:t>
      </w:r>
      <w:proofErr w:type="spellStart"/>
      <w:r w:rsidR="00061CFE">
        <w:rPr>
          <w:sz w:val="20"/>
          <w:szCs w:val="20"/>
        </w:rPr>
        <w:t>business</w:t>
      </w:r>
      <w:proofErr w:type="spellEnd"/>
      <w:r w:rsidR="00061CFE">
        <w:rPr>
          <w:sz w:val="20"/>
          <w:szCs w:val="20"/>
        </w:rPr>
        <w:t xml:space="preserve"> </w:t>
      </w:r>
      <w:proofErr w:type="spellStart"/>
      <w:r w:rsidR="00061CFE">
        <w:rPr>
          <w:sz w:val="20"/>
          <w:szCs w:val="20"/>
        </w:rPr>
        <w:t>development</w:t>
      </w:r>
      <w:proofErr w:type="spellEnd"/>
      <w:r w:rsidR="00061CFE">
        <w:rPr>
          <w:sz w:val="20"/>
          <w:szCs w:val="20"/>
        </w:rPr>
        <w:t xml:space="preserve">. Y si pongo </w:t>
      </w:r>
      <w:r>
        <w:rPr>
          <w:sz w:val="20"/>
          <w:szCs w:val="20"/>
        </w:rPr>
        <w:t>“</w:t>
      </w:r>
      <w:r w:rsidR="00061CFE">
        <w:rPr>
          <w:sz w:val="20"/>
          <w:szCs w:val="20"/>
        </w:rPr>
        <w:t>Business Debe</w:t>
      </w:r>
      <w:r>
        <w:rPr>
          <w:sz w:val="20"/>
          <w:szCs w:val="20"/>
        </w:rPr>
        <w:t>”</w:t>
      </w:r>
      <w:r w:rsidR="00061CFE">
        <w:rPr>
          <w:sz w:val="20"/>
          <w:szCs w:val="20"/>
        </w:rPr>
        <w:t xml:space="preserve"> + Enter, tampoco me lo arroja como posibilidad</w:t>
      </w:r>
      <w:r>
        <w:rPr>
          <w:sz w:val="20"/>
          <w:szCs w:val="20"/>
        </w:rPr>
        <w:t xml:space="preserve"> de adaptarlo.</w:t>
      </w:r>
    </w:p>
    <w:p w14:paraId="7E9E8AE0" w14:textId="77777777" w:rsidR="00061CFE" w:rsidRDefault="00061CFE" w:rsidP="007B121F">
      <w:pPr>
        <w:rPr>
          <w:sz w:val="20"/>
          <w:szCs w:val="20"/>
        </w:rPr>
      </w:pPr>
    </w:p>
    <w:p w14:paraId="091C6E63" w14:textId="6A07680A" w:rsidR="00061CFE" w:rsidRDefault="004E4C1C" w:rsidP="007B121F">
      <w:pPr>
        <w:rPr>
          <w:sz w:val="20"/>
          <w:szCs w:val="20"/>
        </w:rPr>
      </w:pPr>
      <w:r>
        <w:rPr>
          <w:sz w:val="20"/>
          <w:szCs w:val="20"/>
        </w:rPr>
        <w:t>IDIOMAS</w:t>
      </w:r>
    </w:p>
    <w:p w14:paraId="67F33B15" w14:textId="3AB9551B" w:rsidR="004E4C1C" w:rsidRDefault="004E4C1C" w:rsidP="007B121F">
      <w:pPr>
        <w:rPr>
          <w:sz w:val="20"/>
          <w:szCs w:val="20"/>
        </w:rPr>
      </w:pPr>
      <w:r>
        <w:rPr>
          <w:sz w:val="20"/>
          <w:szCs w:val="20"/>
        </w:rPr>
        <w:t>Otro punto donde suelen preguntar varios ítems sobre este paso.</w:t>
      </w:r>
    </w:p>
    <w:p w14:paraId="0C049DB3" w14:textId="3B86CFEB" w:rsidR="001033FE" w:rsidRDefault="00EB6289" w:rsidP="007B121F">
      <w:pPr>
        <w:rPr>
          <w:sz w:val="20"/>
          <w:szCs w:val="20"/>
        </w:rPr>
      </w:pPr>
      <w:r>
        <w:rPr>
          <w:sz w:val="20"/>
          <w:szCs w:val="20"/>
        </w:rPr>
        <w:t>Nivel general</w:t>
      </w:r>
      <w:r w:rsidR="005B7331">
        <w:rPr>
          <w:sz w:val="20"/>
          <w:szCs w:val="20"/>
        </w:rPr>
        <w:t xml:space="preserve"> </w:t>
      </w:r>
      <w:r w:rsidR="005B7331" w:rsidRPr="005B7331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(</w:t>
      </w:r>
      <w:r w:rsidR="005B7331">
        <w:rPr>
          <w:sz w:val="20"/>
          <w:szCs w:val="20"/>
        </w:rPr>
        <w:t>básico</w:t>
      </w:r>
      <w:r>
        <w:rPr>
          <w:sz w:val="20"/>
          <w:szCs w:val="20"/>
        </w:rPr>
        <w:t xml:space="preserve">, conversacional, profesional, avanzado, </w:t>
      </w:r>
      <w:r w:rsidR="005B7331">
        <w:rPr>
          <w:sz w:val="20"/>
          <w:szCs w:val="20"/>
        </w:rPr>
        <w:t>Bilingüe</w:t>
      </w:r>
      <w:r>
        <w:rPr>
          <w:sz w:val="20"/>
          <w:szCs w:val="20"/>
        </w:rPr>
        <w:t xml:space="preserve">); también </w:t>
      </w:r>
      <w:r w:rsidR="005B7331">
        <w:rPr>
          <w:sz w:val="20"/>
          <w:szCs w:val="20"/>
        </w:rPr>
        <w:t xml:space="preserve">preguntan sobre </w:t>
      </w:r>
      <w:r>
        <w:rPr>
          <w:sz w:val="20"/>
          <w:szCs w:val="20"/>
        </w:rPr>
        <w:t xml:space="preserve">el </w:t>
      </w:r>
      <w:r w:rsidR="004E4C1C">
        <w:rPr>
          <w:sz w:val="20"/>
          <w:szCs w:val="20"/>
        </w:rPr>
        <w:t xml:space="preserve">Nivel Oral, Nivel Escritura, Nivel lectura, nivel general, y si es lengua materna. </w:t>
      </w:r>
      <w:r w:rsidR="004E4C1C" w:rsidRPr="004E4C1C">
        <w:rPr>
          <w:sz w:val="20"/>
          <w:szCs w:val="20"/>
        </w:rPr>
        <w:sym w:font="Wingdings" w:char="F0E0"/>
      </w:r>
      <w:r w:rsidR="004E4C1C">
        <w:rPr>
          <w:sz w:val="20"/>
          <w:szCs w:val="20"/>
        </w:rPr>
        <w:t xml:space="preserve"> </w:t>
      </w:r>
      <w:r>
        <w:rPr>
          <w:sz w:val="20"/>
          <w:szCs w:val="20"/>
        </w:rPr>
        <w:t>Deberíamos</w:t>
      </w:r>
      <w:r w:rsidR="004E4C1C">
        <w:rPr>
          <w:sz w:val="20"/>
          <w:szCs w:val="20"/>
        </w:rPr>
        <w:t xml:space="preserve"> pregunta</w:t>
      </w:r>
      <w:r w:rsidR="007A52A8">
        <w:rPr>
          <w:sz w:val="20"/>
          <w:szCs w:val="20"/>
        </w:rPr>
        <w:t xml:space="preserve">r en nuestro registro, o que adapte la </w:t>
      </w:r>
      <w:proofErr w:type="gramStart"/>
      <w:r w:rsidR="007A52A8">
        <w:rPr>
          <w:sz w:val="20"/>
          <w:szCs w:val="20"/>
        </w:rPr>
        <w:t>respuesta basado</w:t>
      </w:r>
      <w:proofErr w:type="gramEnd"/>
      <w:r w:rsidR="007A52A8">
        <w:rPr>
          <w:sz w:val="20"/>
          <w:szCs w:val="20"/>
        </w:rPr>
        <w:t xml:space="preserve"> en lo que la persona tenga en su CV, que mas compatible haga sentido. </w:t>
      </w:r>
      <w:proofErr w:type="spellStart"/>
      <w:r w:rsidR="007A52A8">
        <w:rPr>
          <w:sz w:val="20"/>
          <w:szCs w:val="20"/>
        </w:rPr>
        <w:t>Ej</w:t>
      </w:r>
      <w:proofErr w:type="spellEnd"/>
      <w:r w:rsidR="007A52A8">
        <w:rPr>
          <w:sz w:val="20"/>
          <w:szCs w:val="20"/>
        </w:rPr>
        <w:t>: Si puso avanzado</w:t>
      </w:r>
      <w:r w:rsidR="001033FE">
        <w:rPr>
          <w:sz w:val="20"/>
          <w:szCs w:val="20"/>
        </w:rPr>
        <w:t xml:space="preserve"> o intermedio, que marque todas las casillas correspondientes a los niveles, o selecciones esos auto desplegables dentro de las webs de empresas.</w:t>
      </w:r>
    </w:p>
    <w:p w14:paraId="4169026F" w14:textId="77777777" w:rsidR="001033FE" w:rsidRDefault="001033FE" w:rsidP="007B121F">
      <w:pPr>
        <w:rPr>
          <w:sz w:val="20"/>
          <w:szCs w:val="20"/>
        </w:rPr>
      </w:pPr>
    </w:p>
    <w:p w14:paraId="6A148DE8" w14:textId="77777777" w:rsidR="000E7CFC" w:rsidRDefault="000E7CFC" w:rsidP="007B121F">
      <w:pPr>
        <w:rPr>
          <w:sz w:val="20"/>
          <w:szCs w:val="20"/>
        </w:rPr>
      </w:pPr>
    </w:p>
    <w:p w14:paraId="013A4B7E" w14:textId="77777777" w:rsidR="000E7CFC" w:rsidRDefault="000E7CFC" w:rsidP="007B121F">
      <w:pPr>
        <w:rPr>
          <w:sz w:val="20"/>
          <w:szCs w:val="20"/>
        </w:rPr>
      </w:pPr>
    </w:p>
    <w:p w14:paraId="616024BD" w14:textId="77777777" w:rsidR="001B40A3" w:rsidRDefault="001B40A3" w:rsidP="007B121F">
      <w:pPr>
        <w:rPr>
          <w:sz w:val="20"/>
          <w:szCs w:val="20"/>
        </w:rPr>
      </w:pPr>
    </w:p>
    <w:p w14:paraId="5FF3BF20" w14:textId="7DAFEE91" w:rsidR="001033FE" w:rsidRDefault="00536CBE" w:rsidP="007B121F">
      <w:pPr>
        <w:rPr>
          <w:sz w:val="20"/>
          <w:szCs w:val="20"/>
        </w:rPr>
      </w:pPr>
      <w:r>
        <w:rPr>
          <w:sz w:val="20"/>
          <w:szCs w:val="20"/>
        </w:rPr>
        <w:t>ANALISIS IA</w:t>
      </w:r>
    </w:p>
    <w:p w14:paraId="28996C06" w14:textId="5696A746" w:rsidR="00536CBE" w:rsidRDefault="00A21190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Bien. </w:t>
      </w:r>
      <w:r w:rsidRPr="00A21190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Eso donde conversa con mi CV original guardado, que es el que se utilizara para </w:t>
      </w:r>
      <w:proofErr w:type="gramStart"/>
      <w:r>
        <w:rPr>
          <w:sz w:val="20"/>
          <w:szCs w:val="20"/>
        </w:rPr>
        <w:t>autocompletar?.</w:t>
      </w:r>
      <w:proofErr w:type="gramEnd"/>
      <w:r>
        <w:rPr>
          <w:sz w:val="20"/>
          <w:szCs w:val="20"/>
        </w:rPr>
        <w:t xml:space="preserve"> </w:t>
      </w:r>
      <w:proofErr w:type="gramStart"/>
      <w:r w:rsidR="00B652EE">
        <w:rPr>
          <w:sz w:val="20"/>
          <w:szCs w:val="20"/>
        </w:rPr>
        <w:t>Estas sugerencias y habilidades que arroja, se completan en las diferentes webs de forma automática?</w:t>
      </w:r>
      <w:proofErr w:type="gramEnd"/>
    </w:p>
    <w:p w14:paraId="0E8284C7" w14:textId="77777777" w:rsidR="000E7CFC" w:rsidRDefault="000E7CFC" w:rsidP="007B121F">
      <w:pPr>
        <w:rPr>
          <w:sz w:val="20"/>
          <w:szCs w:val="20"/>
        </w:rPr>
      </w:pPr>
    </w:p>
    <w:p w14:paraId="19EA18C8" w14:textId="77777777" w:rsidR="000E7CFC" w:rsidRDefault="000E7CFC" w:rsidP="007B121F">
      <w:pPr>
        <w:rPr>
          <w:sz w:val="20"/>
          <w:szCs w:val="20"/>
        </w:rPr>
      </w:pPr>
    </w:p>
    <w:p w14:paraId="38050BBE" w14:textId="73E87CDE" w:rsidR="00536CBE" w:rsidRDefault="00A800D0" w:rsidP="007B121F">
      <w:pPr>
        <w:rPr>
          <w:sz w:val="20"/>
          <w:szCs w:val="20"/>
        </w:rPr>
      </w:pPr>
      <w:r>
        <w:rPr>
          <w:sz w:val="20"/>
          <w:szCs w:val="20"/>
        </w:rPr>
        <w:t>SIMULADOR ATS</w:t>
      </w:r>
    </w:p>
    <w:p w14:paraId="142B35E8" w14:textId="7BAD02A1" w:rsidR="00A800D0" w:rsidRDefault="0069290E" w:rsidP="007B121F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5</w:t>
      </w:r>
      <w:r w:rsidR="00DE6903">
        <w:rPr>
          <w:sz w:val="20"/>
          <w:szCs w:val="20"/>
        </w:rPr>
        <w:t>/7 pruebas</w:t>
      </w:r>
      <w:r w:rsidR="00A800D0">
        <w:rPr>
          <w:sz w:val="20"/>
          <w:szCs w:val="20"/>
        </w:rPr>
        <w:t xml:space="preserve"> me arroja</w:t>
      </w:r>
      <w:proofErr w:type="gramEnd"/>
      <w:r w:rsidR="00A800D0">
        <w:rPr>
          <w:sz w:val="20"/>
          <w:szCs w:val="20"/>
        </w:rPr>
        <w:t xml:space="preserve"> 85% </w:t>
      </w:r>
      <w:r w:rsidR="00DE6903">
        <w:rPr>
          <w:sz w:val="20"/>
          <w:szCs w:val="20"/>
        </w:rPr>
        <w:t>de coin</w:t>
      </w:r>
      <w:r w:rsidR="000E7CFC">
        <w:rPr>
          <w:sz w:val="20"/>
          <w:szCs w:val="20"/>
        </w:rPr>
        <w:t xml:space="preserve">cidencia (puede ser) </w:t>
      </w:r>
      <w:r>
        <w:rPr>
          <w:sz w:val="20"/>
          <w:szCs w:val="20"/>
        </w:rPr>
        <w:t>otro al 92% y otro 90%</w:t>
      </w:r>
      <w:r w:rsidR="00A800D0" w:rsidRPr="00A800D0">
        <w:rPr>
          <w:sz w:val="20"/>
          <w:szCs w:val="20"/>
        </w:rPr>
        <w:sym w:font="Wingdings" w:char="F0E0"/>
      </w:r>
      <w:r w:rsidR="00A800D0">
        <w:rPr>
          <w:sz w:val="20"/>
          <w:szCs w:val="20"/>
        </w:rPr>
        <w:t xml:space="preserve"> Aquí yo he pegado los </w:t>
      </w:r>
      <w:proofErr w:type="gramStart"/>
      <w:r w:rsidR="00A800D0">
        <w:rPr>
          <w:sz w:val="20"/>
          <w:szCs w:val="20"/>
        </w:rPr>
        <w:t>LINK</w:t>
      </w:r>
      <w:proofErr w:type="gramEnd"/>
      <w:r w:rsidR="00A800D0">
        <w:rPr>
          <w:sz w:val="20"/>
          <w:szCs w:val="20"/>
        </w:rPr>
        <w:t xml:space="preserve"> de los empleos de </w:t>
      </w:r>
      <w:proofErr w:type="spellStart"/>
      <w:proofErr w:type="gramStart"/>
      <w:r w:rsidR="00434600">
        <w:rPr>
          <w:sz w:val="20"/>
          <w:szCs w:val="20"/>
        </w:rPr>
        <w:t>Linkedin</w:t>
      </w:r>
      <w:proofErr w:type="spellEnd"/>
      <w:proofErr w:type="gramEnd"/>
      <w:r w:rsidR="00434600">
        <w:rPr>
          <w:sz w:val="20"/>
          <w:szCs w:val="20"/>
        </w:rPr>
        <w:t xml:space="preserve"> por ejemplo, y los analiza bien. </w:t>
      </w:r>
      <w:r>
        <w:rPr>
          <w:sz w:val="20"/>
          <w:szCs w:val="20"/>
        </w:rPr>
        <w:t>podríamos</w:t>
      </w:r>
      <w:r w:rsidR="000E7CFC">
        <w:rPr>
          <w:sz w:val="20"/>
          <w:szCs w:val="20"/>
        </w:rPr>
        <w:t xml:space="preserve"> cambiar el mensaje de: </w:t>
      </w:r>
      <w:r w:rsidR="000E7CFC" w:rsidRPr="000E7CFC">
        <w:rPr>
          <w:sz w:val="20"/>
          <w:szCs w:val="20"/>
          <w:highlight w:val="red"/>
        </w:rPr>
        <w:t>“Pega la descripción del empleo”</w:t>
      </w:r>
      <w:r w:rsidR="000E7CFC">
        <w:rPr>
          <w:sz w:val="20"/>
          <w:szCs w:val="20"/>
        </w:rPr>
        <w:t xml:space="preserve"> por “</w:t>
      </w:r>
      <w:r w:rsidR="000E7CFC" w:rsidRPr="000E7CFC">
        <w:rPr>
          <w:sz w:val="20"/>
          <w:szCs w:val="20"/>
          <w:highlight w:val="green"/>
        </w:rPr>
        <w:t xml:space="preserve">Pega aquí el </w:t>
      </w:r>
      <w:proofErr w:type="gramStart"/>
      <w:r w:rsidR="000E7CFC" w:rsidRPr="000E7CFC">
        <w:rPr>
          <w:sz w:val="20"/>
          <w:szCs w:val="20"/>
          <w:highlight w:val="green"/>
        </w:rPr>
        <w:t>link</w:t>
      </w:r>
      <w:proofErr w:type="gramEnd"/>
      <w:r w:rsidR="000E7CFC" w:rsidRPr="000E7CFC">
        <w:rPr>
          <w:sz w:val="20"/>
          <w:szCs w:val="20"/>
          <w:highlight w:val="green"/>
        </w:rPr>
        <w:t xml:space="preserve"> del empleo”</w:t>
      </w:r>
    </w:p>
    <w:p w14:paraId="52616A04" w14:textId="6557D024" w:rsidR="00B941ED" w:rsidRDefault="00B941ED" w:rsidP="007B121F">
      <w:pPr>
        <w:rPr>
          <w:sz w:val="20"/>
          <w:szCs w:val="20"/>
        </w:rPr>
      </w:pPr>
      <w:r>
        <w:rPr>
          <w:sz w:val="20"/>
          <w:szCs w:val="20"/>
        </w:rPr>
        <w:t>Las recomendaciones</w:t>
      </w:r>
      <w:r w:rsidR="00E365C3">
        <w:rPr>
          <w:sz w:val="20"/>
          <w:szCs w:val="20"/>
        </w:rPr>
        <w:t xml:space="preserve"> que arroja</w:t>
      </w:r>
      <w:r>
        <w:rPr>
          <w:sz w:val="20"/>
          <w:szCs w:val="20"/>
        </w:rPr>
        <w:t xml:space="preserve"> para mejorar</w:t>
      </w:r>
      <w:r w:rsidR="00E365C3">
        <w:rPr>
          <w:sz w:val="20"/>
          <w:szCs w:val="20"/>
        </w:rPr>
        <w:t xml:space="preserve"> habilidades,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esta</w:t>
      </w:r>
      <w:proofErr w:type="spellEnd"/>
      <w:r>
        <w:rPr>
          <w:sz w:val="20"/>
          <w:szCs w:val="20"/>
        </w:rPr>
        <w:t xml:space="preserve"> en </w:t>
      </w:r>
      <w:proofErr w:type="spellStart"/>
      <w:r>
        <w:rPr>
          <w:sz w:val="20"/>
          <w:szCs w:val="20"/>
        </w:rPr>
        <w:t>ingles</w:t>
      </w:r>
      <w:proofErr w:type="spellEnd"/>
      <w:r>
        <w:rPr>
          <w:sz w:val="20"/>
          <w:szCs w:val="20"/>
        </w:rPr>
        <w:t xml:space="preserve">, por </w:t>
      </w:r>
      <w:proofErr w:type="spellStart"/>
      <w:r>
        <w:rPr>
          <w:sz w:val="20"/>
          <w:szCs w:val="20"/>
        </w:rPr>
        <w:t>mas</w:t>
      </w:r>
      <w:proofErr w:type="spellEnd"/>
      <w:r>
        <w:rPr>
          <w:sz w:val="20"/>
          <w:szCs w:val="20"/>
        </w:rPr>
        <w:t xml:space="preserve"> que la </w:t>
      </w:r>
      <w:proofErr w:type="spellStart"/>
      <w:r>
        <w:rPr>
          <w:sz w:val="20"/>
          <w:szCs w:val="20"/>
        </w:rPr>
        <w:t>pagina</w:t>
      </w:r>
      <w:proofErr w:type="spellEnd"/>
      <w:r w:rsidR="00E365C3">
        <w:rPr>
          <w:sz w:val="20"/>
          <w:szCs w:val="20"/>
        </w:rPr>
        <w:t xml:space="preserve"> (</w:t>
      </w:r>
      <w:proofErr w:type="spellStart"/>
      <w:r w:rsidR="00E365C3">
        <w:rPr>
          <w:sz w:val="20"/>
          <w:szCs w:val="20"/>
        </w:rPr>
        <w:t>aplicocv</w:t>
      </w:r>
      <w:proofErr w:type="spellEnd"/>
      <w:r w:rsidR="00E365C3">
        <w:rPr>
          <w:sz w:val="20"/>
          <w:szCs w:val="20"/>
        </w:rPr>
        <w:t>)</w:t>
      </w:r>
      <w:r>
        <w:rPr>
          <w:sz w:val="20"/>
          <w:szCs w:val="20"/>
        </w:rPr>
        <w:t xml:space="preserve"> este traducida al español.</w:t>
      </w:r>
    </w:p>
    <w:p w14:paraId="789D4AE8" w14:textId="77777777" w:rsidR="00140127" w:rsidRDefault="00140127" w:rsidP="007B121F">
      <w:pPr>
        <w:rPr>
          <w:sz w:val="20"/>
          <w:szCs w:val="20"/>
        </w:rPr>
      </w:pPr>
    </w:p>
    <w:p w14:paraId="558333EC" w14:textId="69BF3EE3" w:rsidR="000E7CFC" w:rsidRDefault="00D43F7C" w:rsidP="007B121F">
      <w:pPr>
        <w:rPr>
          <w:sz w:val="20"/>
          <w:szCs w:val="20"/>
        </w:rPr>
      </w:pPr>
      <w:r>
        <w:rPr>
          <w:sz w:val="20"/>
          <w:szCs w:val="20"/>
        </w:rPr>
        <w:t>HERRAMIENTA IA</w:t>
      </w:r>
    </w:p>
    <w:p w14:paraId="6A95DF69" w14:textId="3A38B75C" w:rsidR="00D43F7C" w:rsidRDefault="00D43F7C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Tiene adentro la misma funcionalidad que lo mencionado arriba </w:t>
      </w:r>
      <w:r w:rsidRPr="00D43F7C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Simulador ATS</w:t>
      </w:r>
      <w:r w:rsidR="004A21D3">
        <w:rPr>
          <w:sz w:val="20"/>
          <w:szCs w:val="20"/>
        </w:rPr>
        <w:t xml:space="preserve">. Aquí solo incorpora la producción </w:t>
      </w:r>
      <w:proofErr w:type="spellStart"/>
      <w:r w:rsidR="004A21D3">
        <w:rPr>
          <w:sz w:val="20"/>
          <w:szCs w:val="20"/>
        </w:rPr>
        <w:t>del</w:t>
      </w:r>
      <w:proofErr w:type="spellEnd"/>
      <w:r w:rsidR="004A21D3">
        <w:rPr>
          <w:sz w:val="20"/>
          <w:szCs w:val="20"/>
        </w:rPr>
        <w:t xml:space="preserve"> la </w:t>
      </w:r>
      <w:proofErr w:type="spellStart"/>
      <w:r w:rsidR="004A21D3">
        <w:rPr>
          <w:sz w:val="20"/>
          <w:szCs w:val="20"/>
        </w:rPr>
        <w:t>cover</w:t>
      </w:r>
      <w:proofErr w:type="spellEnd"/>
      <w:r w:rsidR="004A21D3">
        <w:rPr>
          <w:sz w:val="20"/>
          <w:szCs w:val="20"/>
        </w:rPr>
        <w:t xml:space="preserve"> </w:t>
      </w:r>
      <w:proofErr w:type="spellStart"/>
      <w:r w:rsidR="004A21D3">
        <w:rPr>
          <w:sz w:val="20"/>
          <w:szCs w:val="20"/>
        </w:rPr>
        <w:t>letter</w:t>
      </w:r>
      <w:proofErr w:type="spellEnd"/>
      <w:r w:rsidR="004A21D3">
        <w:rPr>
          <w:sz w:val="20"/>
          <w:szCs w:val="20"/>
        </w:rPr>
        <w:t xml:space="preserve"> </w:t>
      </w:r>
      <w:r w:rsidR="004A21D3" w:rsidRPr="00F51489">
        <w:rPr>
          <w:b/>
          <w:bCs/>
          <w:sz w:val="20"/>
          <w:szCs w:val="20"/>
          <w:u w:val="single"/>
        </w:rPr>
        <w:t xml:space="preserve">con el </w:t>
      </w:r>
      <w:proofErr w:type="gramStart"/>
      <w:r w:rsidR="004A21D3" w:rsidRPr="00F51489">
        <w:rPr>
          <w:b/>
          <w:bCs/>
          <w:sz w:val="20"/>
          <w:szCs w:val="20"/>
          <w:u w:val="single"/>
        </w:rPr>
        <w:t>link</w:t>
      </w:r>
      <w:proofErr w:type="gramEnd"/>
      <w:r w:rsidR="004A21D3" w:rsidRPr="00F51489">
        <w:rPr>
          <w:b/>
          <w:bCs/>
          <w:sz w:val="20"/>
          <w:szCs w:val="20"/>
          <w:u w:val="single"/>
        </w:rPr>
        <w:t xml:space="preserve"> de empleo</w:t>
      </w:r>
      <w:r w:rsidR="004A21D3">
        <w:rPr>
          <w:sz w:val="20"/>
          <w:szCs w:val="20"/>
        </w:rPr>
        <w:t>. Super bien</w:t>
      </w:r>
      <w:r w:rsidR="00FA703E">
        <w:rPr>
          <w:sz w:val="20"/>
          <w:szCs w:val="20"/>
        </w:rPr>
        <w:t xml:space="preserve">, muy bien </w:t>
      </w:r>
      <w:proofErr w:type="gramStart"/>
      <w:r w:rsidR="00FA703E">
        <w:rPr>
          <w:sz w:val="20"/>
          <w:szCs w:val="20"/>
        </w:rPr>
        <w:t>armado!</w:t>
      </w:r>
      <w:r w:rsidR="004A21D3">
        <w:rPr>
          <w:sz w:val="20"/>
          <w:szCs w:val="20"/>
        </w:rPr>
        <w:t>.</w:t>
      </w:r>
      <w:proofErr w:type="gramEnd"/>
      <w:r w:rsidR="004A21D3">
        <w:rPr>
          <w:sz w:val="20"/>
          <w:szCs w:val="20"/>
        </w:rPr>
        <w:t xml:space="preserve"> Pero lo diferenciaría como funcionalidad</w:t>
      </w:r>
      <w:r w:rsidR="00FA703E">
        <w:rPr>
          <w:sz w:val="20"/>
          <w:szCs w:val="20"/>
        </w:rPr>
        <w:t xml:space="preserve"> entre ambos.</w:t>
      </w:r>
    </w:p>
    <w:p w14:paraId="0727D90A" w14:textId="66E347A5" w:rsidR="00FA703E" w:rsidRDefault="00695AD2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SIMULADOR ATS &amp; IA   // </w:t>
      </w:r>
      <w:r w:rsidR="00280F37">
        <w:rPr>
          <w:sz w:val="20"/>
          <w:szCs w:val="20"/>
        </w:rPr>
        <w:t>GENERADOR CARTAS (Y ahí que sobresalga mas el tono de carta (</w:t>
      </w:r>
      <w:r w:rsidR="00F51489">
        <w:rPr>
          <w:sz w:val="20"/>
          <w:szCs w:val="20"/>
        </w:rPr>
        <w:t>Profesional, Cercano, Directo)</w:t>
      </w:r>
    </w:p>
    <w:p w14:paraId="695D14EF" w14:textId="7CD8B960" w:rsidR="00FA703E" w:rsidRDefault="00FA703E" w:rsidP="007B121F">
      <w:pPr>
        <w:rPr>
          <w:sz w:val="20"/>
          <w:szCs w:val="20"/>
        </w:rPr>
      </w:pPr>
      <w:r>
        <w:rPr>
          <w:sz w:val="20"/>
          <w:szCs w:val="20"/>
        </w:rPr>
        <w:t>Si tengo que elegir que graficas y esquema me gusta mas del ATS, es la de</w:t>
      </w:r>
      <w:r w:rsidR="00D23B0A">
        <w:rPr>
          <w:sz w:val="20"/>
          <w:szCs w:val="20"/>
        </w:rPr>
        <w:t xml:space="preserve"> la </w:t>
      </w:r>
      <w:r w:rsidR="00EE76C0">
        <w:rPr>
          <w:sz w:val="20"/>
          <w:szCs w:val="20"/>
        </w:rPr>
        <w:t>H</w:t>
      </w:r>
      <w:r w:rsidR="00D23B0A">
        <w:rPr>
          <w:sz w:val="20"/>
          <w:szCs w:val="20"/>
        </w:rPr>
        <w:t>erramienta IA</w:t>
      </w:r>
      <w:r w:rsidR="00EE76C0">
        <w:rPr>
          <w:sz w:val="20"/>
          <w:szCs w:val="20"/>
        </w:rPr>
        <w:t xml:space="preserve"> vs Simulador ATS.</w:t>
      </w:r>
    </w:p>
    <w:p w14:paraId="67550F9E" w14:textId="77777777" w:rsidR="00D23B0A" w:rsidRDefault="00D23B0A" w:rsidP="007B121F">
      <w:pPr>
        <w:rPr>
          <w:sz w:val="20"/>
          <w:szCs w:val="20"/>
        </w:rPr>
      </w:pPr>
    </w:p>
    <w:p w14:paraId="1508DECE" w14:textId="02D0F48B" w:rsidR="00D23B0A" w:rsidRDefault="001F091B" w:rsidP="007B121F">
      <w:pPr>
        <w:rPr>
          <w:sz w:val="20"/>
          <w:szCs w:val="20"/>
        </w:rPr>
      </w:pPr>
      <w:r>
        <w:rPr>
          <w:sz w:val="20"/>
          <w:szCs w:val="20"/>
        </w:rPr>
        <w:t>OPTIMIZAR CV.</w:t>
      </w:r>
    </w:p>
    <w:p w14:paraId="7CCFC118" w14:textId="743792BC" w:rsidR="001F091B" w:rsidRDefault="001F091B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Me gusta </w:t>
      </w:r>
      <w:r w:rsidR="00CC2A34">
        <w:rPr>
          <w:sz w:val="20"/>
          <w:szCs w:val="20"/>
        </w:rPr>
        <w:t>el concepto de poder armar un CV bien dedicado a encontrar un puesto de trabajo puntual.</w:t>
      </w:r>
    </w:p>
    <w:p w14:paraId="24574432" w14:textId="422F910F" w:rsidR="00CC2A34" w:rsidRDefault="00C45B46" w:rsidP="007B121F">
      <w:pPr>
        <w:rPr>
          <w:sz w:val="20"/>
          <w:szCs w:val="20"/>
        </w:rPr>
      </w:pPr>
      <w:r>
        <w:rPr>
          <w:sz w:val="20"/>
          <w:szCs w:val="20"/>
        </w:rPr>
        <w:t>E</w:t>
      </w:r>
      <w:r w:rsidR="00CC2A34">
        <w:rPr>
          <w:sz w:val="20"/>
          <w:szCs w:val="20"/>
        </w:rPr>
        <w:t xml:space="preserve">ntiendo que </w:t>
      </w:r>
      <w:proofErr w:type="spellStart"/>
      <w:r w:rsidR="00CC2A34">
        <w:rPr>
          <w:sz w:val="20"/>
          <w:szCs w:val="20"/>
        </w:rPr>
        <w:t>esta</w:t>
      </w:r>
      <w:proofErr w:type="spellEnd"/>
      <w:r w:rsidR="00CC2A34">
        <w:rPr>
          <w:sz w:val="20"/>
          <w:szCs w:val="20"/>
        </w:rPr>
        <w:t xml:space="preserve"> basado en: Readaptar el CV existente, en incluir y modificar palabras y logros, basados y orientados a ese trabajo que uno </w:t>
      </w:r>
      <w:proofErr w:type="spellStart"/>
      <w:r w:rsidR="00CC2A34">
        <w:rPr>
          <w:sz w:val="20"/>
          <w:szCs w:val="20"/>
        </w:rPr>
        <w:t>esta</w:t>
      </w:r>
      <w:proofErr w:type="spellEnd"/>
      <w:r w:rsidR="00CC2A34">
        <w:rPr>
          <w:sz w:val="20"/>
          <w:szCs w:val="20"/>
        </w:rPr>
        <w:t xml:space="preserve"> buscando en </w:t>
      </w:r>
      <w:r>
        <w:rPr>
          <w:sz w:val="20"/>
          <w:szCs w:val="20"/>
        </w:rPr>
        <w:t>específico</w:t>
      </w:r>
      <w:r w:rsidR="00CC2A34">
        <w:rPr>
          <w:sz w:val="20"/>
          <w:szCs w:val="20"/>
        </w:rPr>
        <w:t>.</w:t>
      </w:r>
    </w:p>
    <w:p w14:paraId="46D12131" w14:textId="7050009B" w:rsidR="00966499" w:rsidRDefault="003149B2" w:rsidP="007B121F">
      <w:pPr>
        <w:rPr>
          <w:sz w:val="20"/>
          <w:szCs w:val="20"/>
        </w:rPr>
      </w:pPr>
      <w:r>
        <w:rPr>
          <w:sz w:val="20"/>
          <w:szCs w:val="20"/>
        </w:rPr>
        <w:t>Esto genera un: “</w:t>
      </w:r>
      <w:r w:rsidR="007D163D">
        <w:rPr>
          <w:sz w:val="20"/>
          <w:szCs w:val="20"/>
        </w:rPr>
        <w:t>Super CV”</w:t>
      </w:r>
      <w:r>
        <w:rPr>
          <w:sz w:val="20"/>
          <w:szCs w:val="20"/>
        </w:rPr>
        <w:t>.</w:t>
      </w:r>
      <w:r w:rsidR="00D13208">
        <w:rPr>
          <w:sz w:val="20"/>
          <w:szCs w:val="20"/>
        </w:rPr>
        <w:t xml:space="preserve"> Que después la persona pued</w:t>
      </w:r>
      <w:r w:rsidR="00D40700">
        <w:rPr>
          <w:sz w:val="20"/>
          <w:szCs w:val="20"/>
        </w:rPr>
        <w:t>a</w:t>
      </w:r>
      <w:r w:rsidR="00D13208">
        <w:rPr>
          <w:sz w:val="20"/>
          <w:szCs w:val="20"/>
        </w:rPr>
        <w:t xml:space="preserve"> ir eligiendo con que CV tener como predefinido al momento de que la extensión vaya aplicando. </w:t>
      </w:r>
      <w:r w:rsidR="007D163D">
        <w:rPr>
          <w:sz w:val="20"/>
          <w:szCs w:val="20"/>
        </w:rPr>
        <w:t>debería</w:t>
      </w:r>
      <w:r w:rsidR="00966499">
        <w:rPr>
          <w:sz w:val="20"/>
          <w:szCs w:val="20"/>
        </w:rPr>
        <w:t xml:space="preserve"> estar en “Perfil”</w:t>
      </w:r>
      <w:r w:rsidR="005B5304">
        <w:rPr>
          <w:sz w:val="20"/>
          <w:szCs w:val="20"/>
        </w:rPr>
        <w:t xml:space="preserve"> o en “Documentos”</w:t>
      </w:r>
      <w:r w:rsidR="00966499">
        <w:rPr>
          <w:sz w:val="20"/>
          <w:szCs w:val="20"/>
        </w:rPr>
        <w:t xml:space="preserve"> la opción de ir seleccionado el CV con el que quiere aplicar ese día.</w:t>
      </w:r>
      <w:r w:rsidR="00D40700">
        <w:rPr>
          <w:sz w:val="20"/>
          <w:szCs w:val="20"/>
        </w:rPr>
        <w:t xml:space="preserve"> </w:t>
      </w:r>
    </w:p>
    <w:p w14:paraId="273151B0" w14:textId="297A9F13" w:rsidR="0045770B" w:rsidRDefault="0045770B" w:rsidP="007B121F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Que</w:t>
      </w:r>
      <w:proofErr w:type="gramEnd"/>
      <w:r>
        <w:rPr>
          <w:sz w:val="20"/>
          <w:szCs w:val="20"/>
        </w:rPr>
        <w:t xml:space="preserve"> al momento de Descargar CV en PDF, no aparezca la leyenda “Super CV”. Nadie mandaría un CV con esa leyenda.</w:t>
      </w:r>
    </w:p>
    <w:p w14:paraId="6480ED75" w14:textId="08BDE88D" w:rsidR="00966499" w:rsidRDefault="0045770B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También, cuando genera el Super CV, mezcla </w:t>
      </w:r>
      <w:proofErr w:type="gramStart"/>
      <w:r>
        <w:rPr>
          <w:sz w:val="20"/>
          <w:szCs w:val="20"/>
        </w:rPr>
        <w:t>Español</w:t>
      </w:r>
      <w:proofErr w:type="gramEnd"/>
      <w:r>
        <w:rPr>
          <w:sz w:val="20"/>
          <w:szCs w:val="20"/>
        </w:rPr>
        <w:t xml:space="preserve"> con ingles en todo el documento.</w:t>
      </w:r>
    </w:p>
    <w:p w14:paraId="716DB02F" w14:textId="77777777" w:rsidR="0045770B" w:rsidRDefault="0045770B" w:rsidP="007B121F">
      <w:pPr>
        <w:rPr>
          <w:sz w:val="20"/>
          <w:szCs w:val="20"/>
        </w:rPr>
      </w:pPr>
    </w:p>
    <w:p w14:paraId="5DD27FC8" w14:textId="77777777" w:rsidR="0045770B" w:rsidRDefault="0045770B" w:rsidP="007B121F">
      <w:pPr>
        <w:rPr>
          <w:sz w:val="20"/>
          <w:szCs w:val="20"/>
        </w:rPr>
      </w:pPr>
    </w:p>
    <w:p w14:paraId="4F62A479" w14:textId="6849446A" w:rsidR="005B5304" w:rsidRDefault="005B5304" w:rsidP="007B121F">
      <w:pPr>
        <w:rPr>
          <w:sz w:val="20"/>
          <w:szCs w:val="20"/>
        </w:rPr>
      </w:pPr>
      <w:r>
        <w:rPr>
          <w:sz w:val="20"/>
          <w:szCs w:val="20"/>
        </w:rPr>
        <w:t>DOCUMENTOS</w:t>
      </w:r>
    </w:p>
    <w:p w14:paraId="5FD82F04" w14:textId="43009D1A" w:rsidR="005B5304" w:rsidRDefault="005B5304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Lo mencionado en el punto de arriba. La opción de </w:t>
      </w:r>
      <w:proofErr w:type="spellStart"/>
      <w:r>
        <w:rPr>
          <w:sz w:val="20"/>
          <w:szCs w:val="20"/>
        </w:rPr>
        <w:t>setear</w:t>
      </w:r>
      <w:proofErr w:type="spellEnd"/>
      <w:r>
        <w:rPr>
          <w:sz w:val="20"/>
          <w:szCs w:val="20"/>
        </w:rPr>
        <w:t xml:space="preserve"> como preseleccionado para que tome ese CV o Carta como primera opción.</w:t>
      </w:r>
    </w:p>
    <w:p w14:paraId="7D72898C" w14:textId="77777777" w:rsidR="005B5304" w:rsidRDefault="005B5304" w:rsidP="007B121F">
      <w:pPr>
        <w:rPr>
          <w:sz w:val="20"/>
          <w:szCs w:val="20"/>
        </w:rPr>
      </w:pPr>
    </w:p>
    <w:p w14:paraId="45F2A77C" w14:textId="7165469E" w:rsidR="005B5304" w:rsidRDefault="00067665" w:rsidP="007B121F">
      <w:pPr>
        <w:rPr>
          <w:sz w:val="20"/>
          <w:szCs w:val="20"/>
        </w:rPr>
      </w:pPr>
      <w:r>
        <w:rPr>
          <w:sz w:val="20"/>
          <w:szCs w:val="20"/>
        </w:rPr>
        <w:t>REFERIDOS Y RECOMENSAS: Muy bien pensado.</w:t>
      </w:r>
      <w:r w:rsidR="005D352D">
        <w:rPr>
          <w:sz w:val="20"/>
          <w:szCs w:val="20"/>
        </w:rPr>
        <w:t xml:space="preserve"> Te felicito.</w:t>
      </w:r>
    </w:p>
    <w:p w14:paraId="2A14FE91" w14:textId="77777777" w:rsidR="005D352D" w:rsidRDefault="005D352D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Me gusta la idea de esto. </w:t>
      </w:r>
    </w:p>
    <w:p w14:paraId="42FAE896" w14:textId="77777777" w:rsidR="005D352D" w:rsidRDefault="005D352D" w:rsidP="007B121F">
      <w:pPr>
        <w:rPr>
          <w:sz w:val="20"/>
          <w:szCs w:val="20"/>
        </w:rPr>
      </w:pPr>
    </w:p>
    <w:p w14:paraId="5D9387D8" w14:textId="77777777" w:rsidR="005D352D" w:rsidRDefault="005D352D" w:rsidP="007B121F">
      <w:pPr>
        <w:rPr>
          <w:sz w:val="20"/>
          <w:szCs w:val="20"/>
        </w:rPr>
      </w:pPr>
      <w:r>
        <w:rPr>
          <w:sz w:val="20"/>
          <w:szCs w:val="20"/>
        </w:rPr>
        <w:t>CREDITOS</w:t>
      </w:r>
    </w:p>
    <w:p w14:paraId="438C8C2E" w14:textId="0CAE801B" w:rsidR="005D352D" w:rsidRDefault="005D352D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Creo que </w:t>
      </w:r>
      <w:proofErr w:type="spellStart"/>
      <w:r>
        <w:rPr>
          <w:sz w:val="20"/>
          <w:szCs w:val="20"/>
        </w:rPr>
        <w:t>seria</w:t>
      </w:r>
      <w:proofErr w:type="spellEnd"/>
      <w:r>
        <w:rPr>
          <w:sz w:val="20"/>
          <w:szCs w:val="20"/>
        </w:rPr>
        <w:t xml:space="preserve"> bueno entender </w:t>
      </w:r>
      <w:proofErr w:type="spellStart"/>
      <w:r>
        <w:rPr>
          <w:sz w:val="20"/>
          <w:szCs w:val="20"/>
        </w:rPr>
        <w:t>como</w:t>
      </w:r>
      <w:proofErr w:type="spellEnd"/>
      <w:r>
        <w:rPr>
          <w:sz w:val="20"/>
          <w:szCs w:val="20"/>
        </w:rPr>
        <w:t xml:space="preserve"> funciona todo el sistema de </w:t>
      </w:r>
      <w:r w:rsidR="00251D54">
        <w:rPr>
          <w:sz w:val="20"/>
          <w:szCs w:val="20"/>
        </w:rPr>
        <w:t>créditos</w:t>
      </w:r>
      <w:r>
        <w:rPr>
          <w:sz w:val="20"/>
          <w:szCs w:val="20"/>
        </w:rPr>
        <w:t xml:space="preserve"> en la plataforma, porque te permite, con esos </w:t>
      </w:r>
      <w:r w:rsidR="00251D54">
        <w:rPr>
          <w:sz w:val="20"/>
          <w:szCs w:val="20"/>
        </w:rPr>
        <w:t xml:space="preserve">créditos poder comprar diferentes funciones. </w:t>
      </w:r>
    </w:p>
    <w:p w14:paraId="557180F1" w14:textId="77777777" w:rsidR="002F771A" w:rsidRDefault="00251D54" w:rsidP="007B121F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Ej</w:t>
      </w:r>
      <w:proofErr w:type="spellEnd"/>
      <w:r>
        <w:rPr>
          <w:sz w:val="20"/>
          <w:szCs w:val="20"/>
        </w:rPr>
        <w:t xml:space="preserve">: En el plan Gratis, te permite aplicar hasta </w:t>
      </w:r>
      <w:r w:rsidR="005A1639">
        <w:rPr>
          <w:sz w:val="20"/>
          <w:szCs w:val="20"/>
        </w:rPr>
        <w:t>15</w:t>
      </w:r>
      <w:r>
        <w:rPr>
          <w:sz w:val="20"/>
          <w:szCs w:val="20"/>
        </w:rPr>
        <w:t xml:space="preserve"> empleos mensuales</w:t>
      </w:r>
      <w:r w:rsidR="005A1639">
        <w:rPr>
          <w:sz w:val="20"/>
          <w:szCs w:val="20"/>
        </w:rPr>
        <w:t xml:space="preserve">, y que cada sección </w:t>
      </w:r>
      <w:r w:rsidR="00255204">
        <w:rPr>
          <w:sz w:val="20"/>
          <w:szCs w:val="20"/>
        </w:rPr>
        <w:t xml:space="preserve">y la usabilidad de todas las herramientas, </w:t>
      </w:r>
      <w:r w:rsidR="002F771A">
        <w:rPr>
          <w:sz w:val="20"/>
          <w:szCs w:val="20"/>
        </w:rPr>
        <w:t xml:space="preserve">cuesta </w:t>
      </w:r>
      <w:proofErr w:type="spellStart"/>
      <w:r w:rsidR="002F771A">
        <w:rPr>
          <w:sz w:val="20"/>
          <w:szCs w:val="20"/>
        </w:rPr>
        <w:t>creditos</w:t>
      </w:r>
      <w:proofErr w:type="spellEnd"/>
      <w:r w:rsidR="002F771A">
        <w:rPr>
          <w:sz w:val="20"/>
          <w:szCs w:val="20"/>
        </w:rPr>
        <w:t>.</w:t>
      </w:r>
    </w:p>
    <w:p w14:paraId="5641E95E" w14:textId="77777777" w:rsidR="002F771A" w:rsidRDefault="002F771A" w:rsidP="007B121F">
      <w:pPr>
        <w:rPr>
          <w:sz w:val="20"/>
          <w:szCs w:val="20"/>
        </w:rPr>
      </w:pPr>
    </w:p>
    <w:p w14:paraId="50A30758" w14:textId="77777777" w:rsidR="002F771A" w:rsidRDefault="002F771A" w:rsidP="007B121F">
      <w:pPr>
        <w:rPr>
          <w:sz w:val="20"/>
          <w:szCs w:val="20"/>
        </w:rPr>
      </w:pPr>
      <w:r>
        <w:rPr>
          <w:sz w:val="20"/>
          <w:szCs w:val="20"/>
        </w:rPr>
        <w:t>PLANES.</w:t>
      </w:r>
    </w:p>
    <w:p w14:paraId="24AF489A" w14:textId="3E4C88BD" w:rsidR="002F771A" w:rsidRDefault="002F771A" w:rsidP="007B121F">
      <w:pPr>
        <w:rPr>
          <w:sz w:val="20"/>
          <w:szCs w:val="20"/>
        </w:rPr>
      </w:pPr>
      <w:r>
        <w:rPr>
          <w:sz w:val="20"/>
          <w:szCs w:val="20"/>
        </w:rPr>
        <w:t>Es super complejo armar esta sección</w:t>
      </w:r>
      <w:r w:rsidR="00FC31C9">
        <w:rPr>
          <w:sz w:val="20"/>
          <w:szCs w:val="20"/>
        </w:rPr>
        <w:t>, porque todavía tenemos que terminar de entender cual es el real alcance de nuestra plataforma. Aparte, si seguiremos incorporando funcionalidades que puedan ser estratégicas.</w:t>
      </w:r>
    </w:p>
    <w:p w14:paraId="6B261EB8" w14:textId="77777777" w:rsidR="004B55A5" w:rsidRDefault="00FC31C9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Con lo que tenemos hasta el momento, es pensar, que nos agrega UN REAL valor agregado. Basado en eso, es la </w:t>
      </w:r>
      <w:r w:rsidR="004B55A5">
        <w:rPr>
          <w:sz w:val="20"/>
          <w:szCs w:val="20"/>
        </w:rPr>
        <w:t>“</w:t>
      </w:r>
      <w:r>
        <w:rPr>
          <w:sz w:val="20"/>
          <w:szCs w:val="20"/>
        </w:rPr>
        <w:t>zanahoria</w:t>
      </w:r>
      <w:r w:rsidR="004B55A5">
        <w:rPr>
          <w:sz w:val="20"/>
          <w:szCs w:val="20"/>
        </w:rPr>
        <w:t>”</w:t>
      </w:r>
      <w:r>
        <w:rPr>
          <w:sz w:val="20"/>
          <w:szCs w:val="20"/>
        </w:rPr>
        <w:t xml:space="preserve"> </w:t>
      </w:r>
      <w:r w:rsidR="004B55A5">
        <w:rPr>
          <w:sz w:val="20"/>
          <w:szCs w:val="20"/>
        </w:rPr>
        <w:t>para que sea la diferencia entre los gratis y lo pago.</w:t>
      </w:r>
    </w:p>
    <w:p w14:paraId="7F48C29C" w14:textId="77777777" w:rsidR="00B40F39" w:rsidRDefault="004B55A5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El principal punto de dolor es: Ahorrar tiempo en la búsqueda de empleo. </w:t>
      </w:r>
      <w:r w:rsidR="00B40F39">
        <w:rPr>
          <w:sz w:val="20"/>
          <w:szCs w:val="20"/>
        </w:rPr>
        <w:t xml:space="preserve">Si tenemos eso bien </w:t>
      </w:r>
      <w:proofErr w:type="spellStart"/>
      <w:r w:rsidR="00B40F39">
        <w:rPr>
          <w:sz w:val="20"/>
          <w:szCs w:val="20"/>
        </w:rPr>
        <w:t>bien</w:t>
      </w:r>
      <w:proofErr w:type="spellEnd"/>
      <w:r w:rsidR="00B40F39">
        <w:rPr>
          <w:sz w:val="20"/>
          <w:szCs w:val="20"/>
        </w:rPr>
        <w:t xml:space="preserve"> </w:t>
      </w:r>
      <w:proofErr w:type="spellStart"/>
      <w:r w:rsidR="00B40F39">
        <w:rPr>
          <w:sz w:val="20"/>
          <w:szCs w:val="20"/>
        </w:rPr>
        <w:t>bien</w:t>
      </w:r>
      <w:proofErr w:type="spellEnd"/>
      <w:r w:rsidR="00B40F39">
        <w:rPr>
          <w:sz w:val="20"/>
          <w:szCs w:val="20"/>
        </w:rPr>
        <w:t xml:space="preserve"> </w:t>
      </w:r>
      <w:proofErr w:type="spellStart"/>
      <w:r w:rsidR="00B40F39">
        <w:rPr>
          <w:sz w:val="20"/>
          <w:szCs w:val="20"/>
        </w:rPr>
        <w:t>bien</w:t>
      </w:r>
      <w:proofErr w:type="spellEnd"/>
      <w:r w:rsidR="00B40F39">
        <w:rPr>
          <w:sz w:val="20"/>
          <w:szCs w:val="20"/>
        </w:rPr>
        <w:t xml:space="preserve"> cubierto y aplicado, ya es mucho.</w:t>
      </w:r>
    </w:p>
    <w:p w14:paraId="6D9A17B5" w14:textId="77777777" w:rsidR="00E95AE8" w:rsidRDefault="00E95AE8" w:rsidP="007B121F">
      <w:pPr>
        <w:rPr>
          <w:sz w:val="20"/>
          <w:szCs w:val="20"/>
        </w:rPr>
      </w:pPr>
    </w:p>
    <w:p w14:paraId="4857362B" w14:textId="10B8CD96" w:rsidR="00FC31C9" w:rsidRDefault="00E95AE8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ESTAN DIFERENTES LOS VALORES EN LA PAGINA DE INICIO VS LOS QUE ESTAN EN </w:t>
      </w:r>
      <w:r w:rsidR="00340F15">
        <w:rPr>
          <w:sz w:val="20"/>
          <w:szCs w:val="20"/>
        </w:rPr>
        <w:t>“PLANES Y CREDITOS”.</w:t>
      </w:r>
    </w:p>
    <w:p w14:paraId="468A4BBA" w14:textId="77777777" w:rsidR="00340F15" w:rsidRDefault="00340F15" w:rsidP="007B121F">
      <w:pPr>
        <w:rPr>
          <w:sz w:val="20"/>
          <w:szCs w:val="20"/>
        </w:rPr>
      </w:pPr>
    </w:p>
    <w:p w14:paraId="5ACBAD66" w14:textId="183B85D6" w:rsidR="00251D54" w:rsidRDefault="00636B0B" w:rsidP="007B121F">
      <w:pPr>
        <w:rPr>
          <w:sz w:val="20"/>
          <w:szCs w:val="20"/>
        </w:rPr>
      </w:pPr>
      <w:r>
        <w:rPr>
          <w:sz w:val="20"/>
          <w:szCs w:val="20"/>
        </w:rPr>
        <w:t>Gratis</w:t>
      </w:r>
      <w:r w:rsidR="002F771A">
        <w:rPr>
          <w:sz w:val="20"/>
          <w:szCs w:val="20"/>
        </w:rPr>
        <w:t xml:space="preserve">, SIEMPRE </w:t>
      </w:r>
      <w:r w:rsidR="002F771A" w:rsidRPr="002F771A">
        <w:rPr>
          <w:sz w:val="20"/>
          <w:szCs w:val="20"/>
        </w:rPr>
        <w:sym w:font="Wingdings" w:char="F0E0"/>
      </w:r>
      <w:r w:rsidR="002F771A">
        <w:rPr>
          <w:sz w:val="20"/>
          <w:szCs w:val="20"/>
        </w:rPr>
        <w:t xml:space="preserve"> 15 Aplicaciones </w:t>
      </w:r>
      <w:r w:rsidR="00B40F39">
        <w:rPr>
          <w:sz w:val="20"/>
          <w:szCs w:val="20"/>
        </w:rPr>
        <w:t>Automáticas</w:t>
      </w:r>
      <w:r w:rsidR="002F771A">
        <w:rPr>
          <w:sz w:val="20"/>
          <w:szCs w:val="20"/>
        </w:rPr>
        <w:t xml:space="preserve"> por mes</w:t>
      </w:r>
      <w:r w:rsidR="00B40F39">
        <w:rPr>
          <w:sz w:val="20"/>
          <w:szCs w:val="20"/>
        </w:rPr>
        <w:t xml:space="preserve">, bien realizadas. </w:t>
      </w:r>
      <w:r w:rsidR="006848B5" w:rsidRPr="006848B5">
        <w:rPr>
          <w:sz w:val="20"/>
          <w:szCs w:val="20"/>
          <w:highlight w:val="red"/>
        </w:rPr>
        <w:t>después se le corta</w:t>
      </w:r>
      <w:r w:rsidR="006848B5">
        <w:rPr>
          <w:sz w:val="20"/>
          <w:szCs w:val="20"/>
        </w:rPr>
        <w:t>.</w:t>
      </w:r>
    </w:p>
    <w:p w14:paraId="047020AD" w14:textId="6BA84291" w:rsidR="00B40F39" w:rsidRDefault="00B40F39" w:rsidP="007B121F">
      <w:pPr>
        <w:rPr>
          <w:sz w:val="20"/>
          <w:szCs w:val="20"/>
        </w:rPr>
      </w:pPr>
      <w:r>
        <w:rPr>
          <w:sz w:val="20"/>
          <w:szCs w:val="20"/>
        </w:rPr>
        <w:t>La persona puede usarlas las 15 en el mismo día, o como quiera, dentro de ese mes.</w:t>
      </w:r>
      <w:r w:rsidR="00636B0B">
        <w:rPr>
          <w:sz w:val="20"/>
          <w:szCs w:val="20"/>
        </w:rPr>
        <w:t xml:space="preserve"> No acumulable.</w:t>
      </w:r>
    </w:p>
    <w:p w14:paraId="474AEFA6" w14:textId="77777777" w:rsidR="00E95AE8" w:rsidRDefault="00636B0B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Ok con los 100 créditos del </w:t>
      </w:r>
      <w:proofErr w:type="spellStart"/>
      <w:r>
        <w:rPr>
          <w:sz w:val="20"/>
          <w:szCs w:val="20"/>
        </w:rPr>
        <w:t>Welcom</w:t>
      </w:r>
      <w:proofErr w:type="spellEnd"/>
      <w:r w:rsidR="00E95AE8">
        <w:rPr>
          <w:sz w:val="20"/>
          <w:szCs w:val="20"/>
        </w:rPr>
        <w:t xml:space="preserve"> </w:t>
      </w:r>
      <w:proofErr w:type="spellStart"/>
      <w:r w:rsidR="00E95AE8">
        <w:rPr>
          <w:sz w:val="20"/>
          <w:szCs w:val="20"/>
        </w:rPr>
        <w:t>Credits</w:t>
      </w:r>
      <w:proofErr w:type="spellEnd"/>
      <w:r>
        <w:rPr>
          <w:sz w:val="20"/>
          <w:szCs w:val="20"/>
        </w:rPr>
        <w:t>.</w:t>
      </w:r>
    </w:p>
    <w:p w14:paraId="425A893C" w14:textId="4E810934" w:rsidR="00636B0B" w:rsidRDefault="00636B0B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8A6961A" w14:textId="2EA00DEC" w:rsidR="00EE24A6" w:rsidRPr="00C60B4E" w:rsidRDefault="00EE24A6" w:rsidP="00EE24A6">
      <w:pPr>
        <w:numPr>
          <w:ilvl w:val="0"/>
          <w:numId w:val="4"/>
        </w:numPr>
        <w:rPr>
          <w:sz w:val="20"/>
          <w:szCs w:val="20"/>
        </w:rPr>
      </w:pPr>
      <w:r w:rsidRPr="00C60B4E">
        <w:rPr>
          <w:sz w:val="20"/>
          <w:szCs w:val="20"/>
        </w:rPr>
        <w:t xml:space="preserve">PRO: </w:t>
      </w:r>
      <w:proofErr w:type="spellStart"/>
      <w:r w:rsidRPr="00C60B4E">
        <w:rPr>
          <w:sz w:val="20"/>
          <w:szCs w:val="20"/>
        </w:rPr>
        <w:t>Everything</w:t>
      </w:r>
      <w:proofErr w:type="spellEnd"/>
      <w:r w:rsidRPr="00C60B4E">
        <w:rPr>
          <w:sz w:val="20"/>
          <w:szCs w:val="20"/>
        </w:rPr>
        <w:t xml:space="preserve"> in Free</w:t>
      </w:r>
      <w:r w:rsidR="00C60B4E" w:rsidRPr="00C60B4E">
        <w:rPr>
          <w:sz w:val="20"/>
          <w:szCs w:val="20"/>
        </w:rPr>
        <w:t xml:space="preserve">; </w:t>
      </w:r>
      <w:r w:rsidRPr="00C60B4E">
        <w:rPr>
          <w:sz w:val="20"/>
          <w:szCs w:val="20"/>
        </w:rPr>
        <w:t xml:space="preserve">1,000 </w:t>
      </w:r>
      <w:proofErr w:type="spellStart"/>
      <w:r w:rsidRPr="00C60B4E">
        <w:rPr>
          <w:sz w:val="20"/>
          <w:szCs w:val="20"/>
        </w:rPr>
        <w:t>credits</w:t>
      </w:r>
      <w:proofErr w:type="spellEnd"/>
      <w:r w:rsidRPr="00C60B4E">
        <w:rPr>
          <w:sz w:val="20"/>
          <w:szCs w:val="20"/>
        </w:rPr>
        <w:t xml:space="preserve"> / </w:t>
      </w:r>
      <w:proofErr w:type="spellStart"/>
      <w:r w:rsidRPr="00C60B4E">
        <w:rPr>
          <w:sz w:val="20"/>
          <w:szCs w:val="20"/>
        </w:rPr>
        <w:t>month</w:t>
      </w:r>
      <w:proofErr w:type="spellEnd"/>
      <w:r w:rsidR="00C60B4E" w:rsidRPr="00C60B4E">
        <w:rPr>
          <w:sz w:val="20"/>
          <w:szCs w:val="20"/>
        </w:rPr>
        <w:t xml:space="preserve">; </w:t>
      </w:r>
      <w:proofErr w:type="spellStart"/>
      <w:r w:rsidRPr="00C60B4E">
        <w:rPr>
          <w:sz w:val="20"/>
          <w:szCs w:val="20"/>
        </w:rPr>
        <w:t>Unlimited</w:t>
      </w:r>
      <w:proofErr w:type="spellEnd"/>
      <w:r w:rsidRPr="00C60B4E">
        <w:rPr>
          <w:sz w:val="20"/>
          <w:szCs w:val="20"/>
        </w:rPr>
        <w:t xml:space="preserve"> Super-CV &amp; </w:t>
      </w:r>
      <w:proofErr w:type="spellStart"/>
      <w:r w:rsidRPr="00C60B4E">
        <w:rPr>
          <w:sz w:val="20"/>
          <w:szCs w:val="20"/>
        </w:rPr>
        <w:t>cover</w:t>
      </w:r>
      <w:proofErr w:type="spellEnd"/>
      <w:r w:rsidRPr="00C60B4E">
        <w:rPr>
          <w:sz w:val="20"/>
          <w:szCs w:val="20"/>
        </w:rPr>
        <w:t xml:space="preserve"> </w:t>
      </w:r>
      <w:proofErr w:type="spellStart"/>
      <w:r w:rsidRPr="00C60B4E">
        <w:rPr>
          <w:sz w:val="20"/>
          <w:szCs w:val="20"/>
        </w:rPr>
        <w:t>letters</w:t>
      </w:r>
      <w:proofErr w:type="spellEnd"/>
      <w:r w:rsidR="00C60B4E" w:rsidRPr="00C60B4E">
        <w:rPr>
          <w:sz w:val="20"/>
          <w:szCs w:val="20"/>
        </w:rPr>
        <w:t xml:space="preserve">; </w:t>
      </w:r>
      <w:r w:rsidRPr="00C60B4E">
        <w:rPr>
          <w:sz w:val="20"/>
          <w:szCs w:val="20"/>
        </w:rPr>
        <w:t xml:space="preserve">AI </w:t>
      </w:r>
      <w:proofErr w:type="spellStart"/>
      <w:r w:rsidRPr="00C60B4E">
        <w:rPr>
          <w:sz w:val="20"/>
          <w:szCs w:val="20"/>
        </w:rPr>
        <w:t>mock</w:t>
      </w:r>
      <w:proofErr w:type="spellEnd"/>
      <w:r w:rsidRPr="00C60B4E">
        <w:rPr>
          <w:sz w:val="20"/>
          <w:szCs w:val="20"/>
        </w:rPr>
        <w:t xml:space="preserve"> interviews</w:t>
      </w:r>
      <w:r w:rsidR="00C60B4E" w:rsidRPr="00C60B4E">
        <w:rPr>
          <w:sz w:val="20"/>
          <w:szCs w:val="20"/>
        </w:rPr>
        <w:t xml:space="preserve">; </w:t>
      </w:r>
      <w:proofErr w:type="spellStart"/>
      <w:r w:rsidRPr="00C60B4E">
        <w:rPr>
          <w:sz w:val="20"/>
          <w:szCs w:val="20"/>
        </w:rPr>
        <w:t>Priority</w:t>
      </w:r>
      <w:proofErr w:type="spellEnd"/>
      <w:r w:rsidRPr="00C60B4E">
        <w:rPr>
          <w:sz w:val="20"/>
          <w:szCs w:val="20"/>
        </w:rPr>
        <w:t xml:space="preserve"> AI</w:t>
      </w:r>
    </w:p>
    <w:p w14:paraId="726D88C7" w14:textId="40BDAED5" w:rsidR="00EE24A6" w:rsidRDefault="00C60B4E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¡Y agregar lo </w:t>
      </w:r>
      <w:proofErr w:type="spellStart"/>
      <w:r>
        <w:rPr>
          <w:sz w:val="20"/>
          <w:szCs w:val="20"/>
        </w:rPr>
        <w:t>mas</w:t>
      </w:r>
      <w:proofErr w:type="spellEnd"/>
      <w:r>
        <w:rPr>
          <w:sz w:val="20"/>
          <w:szCs w:val="20"/>
        </w:rPr>
        <w:t xml:space="preserve"> importante, </w:t>
      </w:r>
      <w:r w:rsidRPr="006848B5">
        <w:rPr>
          <w:sz w:val="20"/>
          <w:szCs w:val="20"/>
          <w:highlight w:val="green"/>
        </w:rPr>
        <w:t>postulación a empleos ilimitadas</w:t>
      </w:r>
      <w:r>
        <w:rPr>
          <w:sz w:val="20"/>
          <w:szCs w:val="20"/>
        </w:rPr>
        <w:t>!</w:t>
      </w:r>
    </w:p>
    <w:p w14:paraId="6992ED16" w14:textId="038D8C80" w:rsidR="00C60B4E" w:rsidRDefault="00C60B4E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El precio ideal, para mercado es de 7 USD. </w:t>
      </w:r>
      <w:r w:rsidR="006848B5">
        <w:rPr>
          <w:sz w:val="20"/>
          <w:szCs w:val="20"/>
        </w:rPr>
        <w:t>después</w:t>
      </w:r>
      <w:r w:rsidR="00971DDF">
        <w:rPr>
          <w:sz w:val="20"/>
          <w:szCs w:val="20"/>
        </w:rPr>
        <w:t xml:space="preserve"> vemos si ponemos algún mensaje Hook tipo: “Tu futuro laboral, tiene menos costo que una hamburguesa”</w:t>
      </w:r>
      <w:r w:rsidR="00B8476A">
        <w:rPr>
          <w:sz w:val="20"/>
          <w:szCs w:val="20"/>
        </w:rPr>
        <w:t xml:space="preserve"> </w:t>
      </w:r>
    </w:p>
    <w:p w14:paraId="6C620F0D" w14:textId="77777777" w:rsidR="00971DDF" w:rsidRDefault="00971DDF" w:rsidP="007B121F">
      <w:pPr>
        <w:rPr>
          <w:sz w:val="20"/>
          <w:szCs w:val="20"/>
        </w:rPr>
      </w:pPr>
    </w:p>
    <w:p w14:paraId="0BAC5A7D" w14:textId="0210B714" w:rsidR="00971DDF" w:rsidRDefault="00971DDF" w:rsidP="007B121F">
      <w:pPr>
        <w:rPr>
          <w:sz w:val="20"/>
          <w:szCs w:val="20"/>
        </w:rPr>
      </w:pPr>
      <w:r>
        <w:rPr>
          <w:sz w:val="20"/>
          <w:szCs w:val="20"/>
        </w:rPr>
        <w:t>Y para el paquete de CREDITOS</w:t>
      </w:r>
      <w:r w:rsidR="00A7400E">
        <w:rPr>
          <w:sz w:val="20"/>
          <w:szCs w:val="20"/>
        </w:rPr>
        <w:t xml:space="preserve"> </w:t>
      </w:r>
      <w:r w:rsidR="00A7400E" w:rsidRPr="00A7400E">
        <w:rPr>
          <w:sz w:val="20"/>
          <w:szCs w:val="20"/>
        </w:rPr>
        <w:sym w:font="Wingdings" w:char="F0E0"/>
      </w:r>
      <w:r w:rsidR="00A7400E">
        <w:rPr>
          <w:sz w:val="20"/>
          <w:szCs w:val="20"/>
        </w:rPr>
        <w:t xml:space="preserve"> Me gusta.</w:t>
      </w:r>
    </w:p>
    <w:p w14:paraId="2FB0F52D" w14:textId="673630B6" w:rsidR="00971DDF" w:rsidRDefault="00971DDF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Debemos definir bien </w:t>
      </w:r>
      <w:r w:rsidR="00A7400E">
        <w:rPr>
          <w:sz w:val="20"/>
          <w:szCs w:val="20"/>
        </w:rPr>
        <w:t xml:space="preserve">el “COSTO” interno de los créditos, de cada sección dentro de nuestra plataforma. Cuanto me cuesta ejemplo </w:t>
      </w:r>
      <w:r w:rsidR="006848B5">
        <w:rPr>
          <w:sz w:val="20"/>
          <w:szCs w:val="20"/>
        </w:rPr>
        <w:t xml:space="preserve">la Herramienta IA </w:t>
      </w:r>
      <w:r w:rsidR="006848B5" w:rsidRPr="006848B5">
        <w:rPr>
          <w:sz w:val="20"/>
          <w:szCs w:val="20"/>
        </w:rPr>
        <w:sym w:font="Wingdings" w:char="F0E0"/>
      </w:r>
      <w:r w:rsidR="006848B5">
        <w:rPr>
          <w:sz w:val="20"/>
          <w:szCs w:val="20"/>
        </w:rPr>
        <w:t xml:space="preserve"> Aparece sin costo. </w:t>
      </w:r>
    </w:p>
    <w:p w14:paraId="44E0835C" w14:textId="741CD406" w:rsidR="006848B5" w:rsidRDefault="006848B5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Debemos definir que </w:t>
      </w:r>
      <w:proofErr w:type="spellStart"/>
      <w:r>
        <w:rPr>
          <w:sz w:val="20"/>
          <w:szCs w:val="20"/>
        </w:rPr>
        <w:t>si</w:t>
      </w:r>
      <w:proofErr w:type="spellEnd"/>
      <w:r>
        <w:rPr>
          <w:sz w:val="20"/>
          <w:szCs w:val="20"/>
        </w:rPr>
        <w:t xml:space="preserve"> y que no.</w:t>
      </w:r>
    </w:p>
    <w:p w14:paraId="028EB40F" w14:textId="77777777" w:rsidR="00F06761" w:rsidRDefault="00F06761" w:rsidP="007B121F">
      <w:pPr>
        <w:rPr>
          <w:sz w:val="20"/>
          <w:szCs w:val="20"/>
        </w:rPr>
      </w:pPr>
    </w:p>
    <w:p w14:paraId="48C0A336" w14:textId="3925DB87" w:rsidR="00094F1F" w:rsidRPr="00094F1F" w:rsidRDefault="00094F1F" w:rsidP="007B121F">
      <w:pPr>
        <w:rPr>
          <w:sz w:val="20"/>
          <w:szCs w:val="20"/>
          <w:u w:val="single"/>
        </w:rPr>
      </w:pPr>
      <w:r w:rsidRPr="00094F1F">
        <w:rPr>
          <w:sz w:val="20"/>
          <w:szCs w:val="20"/>
          <w:u w:val="single"/>
        </w:rPr>
        <w:t>LO DESEADO</w:t>
      </w:r>
    </w:p>
    <w:p w14:paraId="011CBD86" w14:textId="4F002886" w:rsidR="006848B5" w:rsidRPr="00094F1F" w:rsidRDefault="00FC0C81" w:rsidP="00094F1F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094F1F">
        <w:rPr>
          <w:sz w:val="20"/>
          <w:szCs w:val="20"/>
          <w:highlight w:val="green"/>
        </w:rPr>
        <w:t xml:space="preserve">Me gustaría mucho poder incorporar el Asistente de Empleo </w:t>
      </w:r>
      <w:r w:rsidR="00F82FE2" w:rsidRPr="00094F1F">
        <w:rPr>
          <w:sz w:val="20"/>
          <w:szCs w:val="20"/>
          <w:highlight w:val="green"/>
        </w:rPr>
        <w:t>“</w:t>
      </w:r>
      <w:r w:rsidRPr="00094F1F">
        <w:rPr>
          <w:sz w:val="20"/>
          <w:szCs w:val="20"/>
          <w:highlight w:val="green"/>
        </w:rPr>
        <w:t>Beta</w:t>
      </w:r>
      <w:r w:rsidR="00F82FE2" w:rsidRPr="00094F1F">
        <w:rPr>
          <w:sz w:val="20"/>
          <w:szCs w:val="20"/>
          <w:highlight w:val="green"/>
        </w:rPr>
        <w:t xml:space="preserve">” </w:t>
      </w:r>
      <w:r w:rsidR="00F82FE2" w:rsidRPr="00F82FE2">
        <w:rPr>
          <w:highlight w:val="green"/>
        </w:rPr>
        <w:sym w:font="Wingdings" w:char="F0E0"/>
      </w:r>
      <w:r w:rsidR="00F82FE2" w:rsidRPr="00094F1F">
        <w:rPr>
          <w:sz w:val="20"/>
          <w:szCs w:val="20"/>
          <w:highlight w:val="green"/>
        </w:rPr>
        <w:t xml:space="preserve"> </w:t>
      </w:r>
      <w:proofErr w:type="gramStart"/>
      <w:r w:rsidR="00F82FE2" w:rsidRPr="00094F1F">
        <w:rPr>
          <w:sz w:val="20"/>
          <w:szCs w:val="20"/>
          <w:highlight w:val="green"/>
        </w:rPr>
        <w:t>Que</w:t>
      </w:r>
      <w:proofErr w:type="gramEnd"/>
      <w:r w:rsidR="00F82FE2" w:rsidRPr="00094F1F">
        <w:rPr>
          <w:sz w:val="20"/>
          <w:szCs w:val="20"/>
          <w:highlight w:val="green"/>
        </w:rPr>
        <w:t xml:space="preserve"> basado en tus parámetros, </w:t>
      </w:r>
      <w:r w:rsidR="00F82FE2" w:rsidRPr="00094F1F">
        <w:rPr>
          <w:b/>
          <w:bCs/>
          <w:sz w:val="20"/>
          <w:szCs w:val="20"/>
          <w:highlight w:val="green"/>
        </w:rPr>
        <w:t>busca empleos por ti cuando no estas conectado</w:t>
      </w:r>
      <w:r w:rsidR="00F82FE2" w:rsidRPr="00094F1F">
        <w:rPr>
          <w:sz w:val="20"/>
          <w:szCs w:val="20"/>
          <w:highlight w:val="green"/>
        </w:rPr>
        <w:t>, y al siguiente ingreso</w:t>
      </w:r>
      <w:r w:rsidR="00A703F2" w:rsidRPr="00094F1F">
        <w:rPr>
          <w:sz w:val="20"/>
          <w:szCs w:val="20"/>
          <w:highlight w:val="green"/>
        </w:rPr>
        <w:t xml:space="preserve"> a nuestra web (o se lo </w:t>
      </w:r>
      <w:proofErr w:type="spellStart"/>
      <w:r w:rsidR="00A703F2" w:rsidRPr="00094F1F">
        <w:rPr>
          <w:sz w:val="20"/>
          <w:szCs w:val="20"/>
          <w:highlight w:val="green"/>
        </w:rPr>
        <w:t>envia</w:t>
      </w:r>
      <w:proofErr w:type="spellEnd"/>
      <w:r w:rsidR="00A703F2" w:rsidRPr="00094F1F">
        <w:rPr>
          <w:sz w:val="20"/>
          <w:szCs w:val="20"/>
          <w:highlight w:val="green"/>
        </w:rPr>
        <w:t xml:space="preserve"> por mail)</w:t>
      </w:r>
      <w:r w:rsidR="00F82FE2" w:rsidRPr="00094F1F">
        <w:rPr>
          <w:sz w:val="20"/>
          <w:szCs w:val="20"/>
          <w:highlight w:val="green"/>
        </w:rPr>
        <w:t xml:space="preserve">, te recomienda </w:t>
      </w:r>
      <w:r w:rsidR="00364711" w:rsidRPr="00094F1F">
        <w:rPr>
          <w:sz w:val="20"/>
          <w:szCs w:val="20"/>
          <w:highlight w:val="green"/>
        </w:rPr>
        <w:t xml:space="preserve">los </w:t>
      </w:r>
      <w:proofErr w:type="gramStart"/>
      <w:r w:rsidR="00F82FE2" w:rsidRPr="00094F1F">
        <w:rPr>
          <w:sz w:val="20"/>
          <w:szCs w:val="20"/>
          <w:highlight w:val="green"/>
        </w:rPr>
        <w:t>empleos basadas</w:t>
      </w:r>
      <w:proofErr w:type="gramEnd"/>
      <w:r w:rsidR="00F82FE2" w:rsidRPr="00094F1F">
        <w:rPr>
          <w:sz w:val="20"/>
          <w:szCs w:val="20"/>
          <w:highlight w:val="green"/>
        </w:rPr>
        <w:t xml:space="preserve"> en tus características y preferencias</w:t>
      </w:r>
      <w:r w:rsidR="001C4749" w:rsidRPr="00094F1F">
        <w:rPr>
          <w:sz w:val="20"/>
          <w:szCs w:val="20"/>
          <w:highlight w:val="green"/>
        </w:rPr>
        <w:t xml:space="preserve">, que monitoreo de forma </w:t>
      </w:r>
      <w:proofErr w:type="spellStart"/>
      <w:r w:rsidR="001C4749" w:rsidRPr="00094F1F">
        <w:rPr>
          <w:sz w:val="20"/>
          <w:szCs w:val="20"/>
          <w:highlight w:val="green"/>
        </w:rPr>
        <w:t>autonoma</w:t>
      </w:r>
      <w:proofErr w:type="spellEnd"/>
      <w:r w:rsidR="00F82FE2" w:rsidRPr="00094F1F">
        <w:rPr>
          <w:sz w:val="20"/>
          <w:szCs w:val="20"/>
          <w:highlight w:val="green"/>
        </w:rPr>
        <w:t>,</w:t>
      </w:r>
      <w:r w:rsidR="001C4749" w:rsidRPr="00094F1F">
        <w:rPr>
          <w:sz w:val="20"/>
          <w:szCs w:val="20"/>
          <w:highlight w:val="green"/>
        </w:rPr>
        <w:t xml:space="preserve"> y</w:t>
      </w:r>
      <w:r w:rsidR="00F82FE2" w:rsidRPr="00094F1F">
        <w:rPr>
          <w:sz w:val="20"/>
          <w:szCs w:val="20"/>
          <w:highlight w:val="green"/>
        </w:rPr>
        <w:t xml:space="preserve"> que tengan match +90%, ejemplo.</w:t>
      </w:r>
      <w:r w:rsidR="001C4749" w:rsidRPr="00094F1F">
        <w:rPr>
          <w:sz w:val="20"/>
          <w:szCs w:val="20"/>
        </w:rPr>
        <w:t xml:space="preserve"> (como para limitar la búsqueda)</w:t>
      </w:r>
    </w:p>
    <w:p w14:paraId="11052C0E" w14:textId="4823AC4D" w:rsidR="006848B5" w:rsidRDefault="00F82FE2" w:rsidP="007B121F">
      <w:pPr>
        <w:rPr>
          <w:sz w:val="20"/>
          <w:szCs w:val="20"/>
        </w:rPr>
      </w:pPr>
      <w:r w:rsidRPr="00094F1F">
        <w:rPr>
          <w:sz w:val="20"/>
          <w:szCs w:val="20"/>
          <w:highlight w:val="cyan"/>
        </w:rPr>
        <w:t xml:space="preserve">Este ultimo punto, creo que </w:t>
      </w:r>
      <w:r w:rsidR="00C76252" w:rsidRPr="00094F1F">
        <w:rPr>
          <w:sz w:val="20"/>
          <w:szCs w:val="20"/>
          <w:highlight w:val="cyan"/>
        </w:rPr>
        <w:t>debería ser el REAL valor agregado.</w:t>
      </w:r>
    </w:p>
    <w:p w14:paraId="0B5B18FD" w14:textId="78045450" w:rsidR="00C76252" w:rsidRDefault="00C76252" w:rsidP="007B121F">
      <w:pPr>
        <w:rPr>
          <w:sz w:val="20"/>
          <w:szCs w:val="20"/>
        </w:rPr>
      </w:pPr>
    </w:p>
    <w:p w14:paraId="339BA504" w14:textId="77777777" w:rsidR="00352EC1" w:rsidRPr="00352EC1" w:rsidRDefault="00352EC1" w:rsidP="00352EC1">
      <w:pPr>
        <w:pStyle w:val="Prrafodelista"/>
        <w:numPr>
          <w:ilvl w:val="0"/>
          <w:numId w:val="5"/>
        </w:numPr>
        <w:spacing w:after="0"/>
        <w:rPr>
          <w:sz w:val="20"/>
          <w:szCs w:val="20"/>
        </w:rPr>
      </w:pPr>
      <w:r w:rsidRPr="00352EC1">
        <w:rPr>
          <w:sz w:val="20"/>
          <w:szCs w:val="20"/>
        </w:rPr>
        <w:t xml:space="preserve">Una herramienta de inteligencia laboral. </w:t>
      </w:r>
      <w:proofErr w:type="spellStart"/>
      <w:r w:rsidRPr="00352EC1">
        <w:rPr>
          <w:sz w:val="20"/>
          <w:szCs w:val="20"/>
        </w:rPr>
        <w:t>Dashboard</w:t>
      </w:r>
      <w:proofErr w:type="spellEnd"/>
      <w:r w:rsidRPr="00352EC1">
        <w:rPr>
          <w:sz w:val="20"/>
          <w:szCs w:val="20"/>
        </w:rPr>
        <w:t xml:space="preserve"> de: </w:t>
      </w:r>
      <w:proofErr w:type="spellStart"/>
      <w:r w:rsidRPr="00352EC1">
        <w:rPr>
          <w:sz w:val="20"/>
          <w:szCs w:val="20"/>
        </w:rPr>
        <w:t>Skills</w:t>
      </w:r>
      <w:proofErr w:type="spellEnd"/>
      <w:r w:rsidRPr="00352EC1">
        <w:rPr>
          <w:sz w:val="20"/>
          <w:szCs w:val="20"/>
        </w:rPr>
        <w:t xml:space="preserve"> más demandadas, Salarios, </w:t>
      </w:r>
      <w:proofErr w:type="spellStart"/>
      <w:r w:rsidRPr="00352EC1">
        <w:rPr>
          <w:sz w:val="20"/>
          <w:szCs w:val="20"/>
        </w:rPr>
        <w:t>Hiring</w:t>
      </w:r>
      <w:proofErr w:type="spellEnd"/>
      <w:r w:rsidRPr="00352EC1">
        <w:rPr>
          <w:sz w:val="20"/>
          <w:szCs w:val="20"/>
        </w:rPr>
        <w:t xml:space="preserve"> </w:t>
      </w:r>
      <w:proofErr w:type="spellStart"/>
      <w:r w:rsidRPr="00352EC1">
        <w:rPr>
          <w:sz w:val="20"/>
          <w:szCs w:val="20"/>
        </w:rPr>
        <w:t>trends</w:t>
      </w:r>
      <w:proofErr w:type="spellEnd"/>
      <w:r w:rsidRPr="00352EC1">
        <w:rPr>
          <w:sz w:val="20"/>
          <w:szCs w:val="20"/>
        </w:rPr>
        <w:t xml:space="preserve">, Países contratando, Remote </w:t>
      </w:r>
      <w:proofErr w:type="spellStart"/>
      <w:r w:rsidRPr="00352EC1">
        <w:rPr>
          <w:sz w:val="20"/>
          <w:szCs w:val="20"/>
        </w:rPr>
        <w:t>trends</w:t>
      </w:r>
      <w:proofErr w:type="spellEnd"/>
      <w:r w:rsidRPr="00352EC1">
        <w:rPr>
          <w:sz w:val="20"/>
          <w:szCs w:val="20"/>
        </w:rPr>
        <w:t xml:space="preserve">, Tecnologías creciendo. </w:t>
      </w:r>
    </w:p>
    <w:p w14:paraId="3A074BDD" w14:textId="338A830F" w:rsidR="00094F1F" w:rsidRDefault="00094F1F" w:rsidP="00352EC1">
      <w:pPr>
        <w:pStyle w:val="Prrafodelista"/>
        <w:rPr>
          <w:sz w:val="20"/>
          <w:szCs w:val="20"/>
        </w:rPr>
      </w:pPr>
    </w:p>
    <w:p w14:paraId="0D05DF87" w14:textId="77777777" w:rsidR="00F06761" w:rsidRDefault="00F06761" w:rsidP="00352EC1">
      <w:pPr>
        <w:pStyle w:val="Prrafodelista"/>
        <w:rPr>
          <w:sz w:val="20"/>
          <w:szCs w:val="20"/>
        </w:rPr>
      </w:pPr>
    </w:p>
    <w:p w14:paraId="4CDAA842" w14:textId="77777777" w:rsidR="00F06761" w:rsidRDefault="00F06761" w:rsidP="00352EC1">
      <w:pPr>
        <w:pStyle w:val="Prrafodelista"/>
        <w:rPr>
          <w:sz w:val="20"/>
          <w:szCs w:val="20"/>
        </w:rPr>
      </w:pPr>
    </w:p>
    <w:p w14:paraId="72F5D4C8" w14:textId="77777777" w:rsidR="00F06761" w:rsidRPr="00094F1F" w:rsidRDefault="00F06761" w:rsidP="00352EC1">
      <w:pPr>
        <w:pStyle w:val="Prrafodelista"/>
        <w:rPr>
          <w:sz w:val="20"/>
          <w:szCs w:val="20"/>
        </w:rPr>
      </w:pPr>
    </w:p>
    <w:p w14:paraId="2F259228" w14:textId="667AD50B" w:rsidR="00C76252" w:rsidRDefault="00EC3846" w:rsidP="007B121F">
      <w:pPr>
        <w:rPr>
          <w:sz w:val="20"/>
          <w:szCs w:val="20"/>
        </w:rPr>
      </w:pPr>
      <w:r w:rsidRPr="003946D8">
        <w:rPr>
          <w:sz w:val="20"/>
          <w:szCs w:val="20"/>
          <w:u w:val="single"/>
        </w:rPr>
        <w:t>PORTALES COMPATIBLES</w:t>
      </w:r>
      <w:r>
        <w:rPr>
          <w:sz w:val="20"/>
          <w:szCs w:val="20"/>
        </w:rPr>
        <w:t>.</w:t>
      </w:r>
    </w:p>
    <w:p w14:paraId="3B548D90" w14:textId="77777777" w:rsidR="00B973E5" w:rsidRDefault="00EC3846" w:rsidP="007B121F">
      <w:pPr>
        <w:rPr>
          <w:sz w:val="20"/>
          <w:szCs w:val="20"/>
        </w:rPr>
      </w:pPr>
      <w:r>
        <w:rPr>
          <w:sz w:val="20"/>
          <w:szCs w:val="20"/>
        </w:rPr>
        <w:t>Es importante poder che</w:t>
      </w:r>
      <w:r w:rsidR="000D24E0">
        <w:rPr>
          <w:sz w:val="20"/>
          <w:szCs w:val="20"/>
        </w:rPr>
        <w:t>quear</w:t>
      </w:r>
      <w:r>
        <w:rPr>
          <w:sz w:val="20"/>
          <w:szCs w:val="20"/>
        </w:rPr>
        <w:t xml:space="preserve"> si efectivamente somos compatibles con esos portales de empleo en postulaciones reales simuladas. </w:t>
      </w:r>
    </w:p>
    <w:p w14:paraId="3F5BC213" w14:textId="65AD103B" w:rsidR="00EC3846" w:rsidRDefault="00EC3846" w:rsidP="007B121F">
      <w:pPr>
        <w:rPr>
          <w:sz w:val="20"/>
          <w:szCs w:val="20"/>
        </w:rPr>
      </w:pPr>
      <w:r>
        <w:rPr>
          <w:sz w:val="20"/>
          <w:szCs w:val="20"/>
        </w:rPr>
        <w:t>Que preguntas pueden ir apareciendo</w:t>
      </w:r>
      <w:r w:rsidR="00EC681E">
        <w:rPr>
          <w:sz w:val="20"/>
          <w:szCs w:val="20"/>
        </w:rPr>
        <w:t xml:space="preserve"> con potenciales </w:t>
      </w:r>
      <w:proofErr w:type="spellStart"/>
      <w:r w:rsidR="00EC681E">
        <w:rPr>
          <w:sz w:val="20"/>
          <w:szCs w:val="20"/>
        </w:rPr>
        <w:t>CVs</w:t>
      </w:r>
      <w:proofErr w:type="spellEnd"/>
      <w:r w:rsidR="00EC681E">
        <w:rPr>
          <w:sz w:val="20"/>
          <w:szCs w:val="20"/>
        </w:rPr>
        <w:t xml:space="preserve">, y que errores y/o limitaciones nos vamos encontrando, para que esos campos, sean agregados en </w:t>
      </w:r>
      <w:r w:rsidR="003946D8">
        <w:rPr>
          <w:sz w:val="20"/>
          <w:szCs w:val="20"/>
        </w:rPr>
        <w:t xml:space="preserve">nuestro portal, y así, cada vez </w:t>
      </w:r>
      <w:proofErr w:type="spellStart"/>
      <w:r w:rsidR="003946D8">
        <w:rPr>
          <w:sz w:val="20"/>
          <w:szCs w:val="20"/>
        </w:rPr>
        <w:t>mas</w:t>
      </w:r>
      <w:proofErr w:type="spellEnd"/>
      <w:r w:rsidR="003946D8">
        <w:rPr>
          <w:sz w:val="20"/>
          <w:szCs w:val="20"/>
        </w:rPr>
        <w:t>, tener todos (o la mayor parte) de los campos cubiertos.</w:t>
      </w:r>
    </w:p>
    <w:p w14:paraId="4AB5E791" w14:textId="59F0184A" w:rsidR="003946D8" w:rsidRPr="00B973E5" w:rsidRDefault="003946D8" w:rsidP="00B973E5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B973E5">
        <w:rPr>
          <w:sz w:val="20"/>
          <w:szCs w:val="20"/>
        </w:rPr>
        <w:t xml:space="preserve">Muchos de los portales, en realidad, son portales que </w:t>
      </w:r>
      <w:r w:rsidR="00B973E5" w:rsidRPr="00B973E5">
        <w:rPr>
          <w:sz w:val="20"/>
          <w:szCs w:val="20"/>
        </w:rPr>
        <w:t>re</w:t>
      </w:r>
      <w:r w:rsidR="00B973E5">
        <w:rPr>
          <w:sz w:val="20"/>
          <w:szCs w:val="20"/>
        </w:rPr>
        <w:t>d</w:t>
      </w:r>
      <w:r w:rsidR="00B973E5" w:rsidRPr="00B973E5">
        <w:rPr>
          <w:sz w:val="20"/>
          <w:szCs w:val="20"/>
        </w:rPr>
        <w:t>irigen</w:t>
      </w:r>
      <w:r w:rsidRPr="00B973E5">
        <w:rPr>
          <w:sz w:val="20"/>
          <w:szCs w:val="20"/>
        </w:rPr>
        <w:t xml:space="preserve"> a la Web de las empresas: Aplicas en </w:t>
      </w:r>
      <w:proofErr w:type="spellStart"/>
      <w:r w:rsidRPr="00B973E5">
        <w:rPr>
          <w:sz w:val="20"/>
          <w:szCs w:val="20"/>
        </w:rPr>
        <w:t>Linkedin</w:t>
      </w:r>
      <w:proofErr w:type="spellEnd"/>
      <w:r w:rsidRPr="00B973E5">
        <w:rPr>
          <w:sz w:val="20"/>
          <w:szCs w:val="20"/>
        </w:rPr>
        <w:t xml:space="preserve">, pero te lleva a </w:t>
      </w:r>
      <w:r w:rsidR="00B973E5">
        <w:rPr>
          <w:sz w:val="20"/>
          <w:szCs w:val="20"/>
        </w:rPr>
        <w:t xml:space="preserve">la web de empleos de </w:t>
      </w:r>
      <w:r w:rsidRPr="00B973E5">
        <w:rPr>
          <w:sz w:val="20"/>
          <w:szCs w:val="20"/>
        </w:rPr>
        <w:t xml:space="preserve">Abbot, </w:t>
      </w:r>
      <w:proofErr w:type="spellStart"/>
      <w:r w:rsidRPr="00B973E5">
        <w:rPr>
          <w:sz w:val="20"/>
          <w:szCs w:val="20"/>
        </w:rPr>
        <w:t>Abbvie</w:t>
      </w:r>
      <w:proofErr w:type="spellEnd"/>
      <w:r w:rsidRPr="00B973E5">
        <w:rPr>
          <w:sz w:val="20"/>
          <w:szCs w:val="20"/>
        </w:rPr>
        <w:t xml:space="preserve">, </w:t>
      </w:r>
      <w:r w:rsidR="00D5593A" w:rsidRPr="00B973E5">
        <w:rPr>
          <w:sz w:val="20"/>
          <w:szCs w:val="20"/>
        </w:rPr>
        <w:t>Amazon, Nestle, etc.</w:t>
      </w:r>
    </w:p>
    <w:p w14:paraId="298F7283" w14:textId="4092BEBD" w:rsidR="00D5593A" w:rsidRDefault="00D5593A" w:rsidP="007B121F">
      <w:pPr>
        <w:rPr>
          <w:sz w:val="20"/>
          <w:szCs w:val="20"/>
        </w:rPr>
      </w:pPr>
      <w:r>
        <w:rPr>
          <w:sz w:val="20"/>
          <w:szCs w:val="20"/>
        </w:rPr>
        <w:t>Se que es muy difícil que sea compatible con TODAS las empresas, pero deberíamos poder lograr que sea compatible con la mayoría de los procesadores</w:t>
      </w:r>
      <w:r w:rsidR="00B973E5">
        <w:rPr>
          <w:sz w:val="20"/>
          <w:szCs w:val="20"/>
        </w:rPr>
        <w:t>/ empresas</w:t>
      </w:r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Workday</w:t>
      </w:r>
      <w:proofErr w:type="spellEnd"/>
      <w:r>
        <w:rPr>
          <w:sz w:val="20"/>
          <w:szCs w:val="20"/>
        </w:rPr>
        <w:t xml:space="preserve"> es clave para esto. </w:t>
      </w:r>
    </w:p>
    <w:p w14:paraId="593CF30C" w14:textId="77777777" w:rsidR="0018420D" w:rsidRDefault="0018420D" w:rsidP="007B121F">
      <w:pPr>
        <w:rPr>
          <w:sz w:val="20"/>
          <w:szCs w:val="20"/>
        </w:rPr>
      </w:pPr>
    </w:p>
    <w:p w14:paraId="3EBE9C93" w14:textId="61EBEC6A" w:rsidR="0018420D" w:rsidRDefault="0018420D" w:rsidP="007B121F">
      <w:pPr>
        <w:rPr>
          <w:sz w:val="20"/>
          <w:szCs w:val="20"/>
        </w:rPr>
      </w:pPr>
      <w:r>
        <w:rPr>
          <w:sz w:val="20"/>
          <w:szCs w:val="20"/>
        </w:rPr>
        <w:t xml:space="preserve">Buscar la forma de que se les genere el “Crear Cuenta” de forma automática. Se que es difícil esto. </w:t>
      </w:r>
      <w:r w:rsidR="00653860">
        <w:rPr>
          <w:sz w:val="20"/>
          <w:szCs w:val="20"/>
        </w:rPr>
        <w:t>¿Pero usando su mail y una contraseña que preseleccionen quizás?</w:t>
      </w:r>
    </w:p>
    <w:p w14:paraId="10A77226" w14:textId="77777777" w:rsidR="00653860" w:rsidRDefault="00653860" w:rsidP="007B121F">
      <w:pPr>
        <w:rPr>
          <w:sz w:val="20"/>
          <w:szCs w:val="20"/>
        </w:rPr>
      </w:pPr>
    </w:p>
    <w:p w14:paraId="1176EEBC" w14:textId="6BA3FBCD" w:rsidR="003149B2" w:rsidRPr="00653860" w:rsidRDefault="003149B2" w:rsidP="007B121F">
      <w:pPr>
        <w:rPr>
          <w:sz w:val="20"/>
          <w:szCs w:val="20"/>
          <w:u w:val="single"/>
        </w:rPr>
      </w:pPr>
      <w:r w:rsidRPr="00653860">
        <w:rPr>
          <w:sz w:val="20"/>
          <w:szCs w:val="20"/>
          <w:u w:val="single"/>
        </w:rPr>
        <w:t xml:space="preserve"> </w:t>
      </w:r>
      <w:r w:rsidR="001B7653" w:rsidRPr="00653860">
        <w:rPr>
          <w:sz w:val="20"/>
          <w:szCs w:val="20"/>
          <w:u w:val="single"/>
        </w:rPr>
        <w:t>EXTENSION</w:t>
      </w:r>
    </w:p>
    <w:p w14:paraId="47A7A526" w14:textId="2888D973" w:rsidR="001B7653" w:rsidRDefault="001B7653" w:rsidP="007B121F">
      <w:pPr>
        <w:rPr>
          <w:sz w:val="20"/>
          <w:szCs w:val="20"/>
        </w:rPr>
      </w:pPr>
      <w:r>
        <w:rPr>
          <w:sz w:val="20"/>
          <w:szCs w:val="20"/>
        </w:rPr>
        <w:t>Capaz se podría agregar como un mini video para que se pueda entender como se debe hacer. Pensa que mucho publico de esta web, será gente +40 años, que no necesariamente tiene dotes IT.</w:t>
      </w:r>
    </w:p>
    <w:p w14:paraId="29F2D80E" w14:textId="77777777" w:rsidR="001B7653" w:rsidRDefault="001B7653" w:rsidP="007B121F">
      <w:pPr>
        <w:rPr>
          <w:sz w:val="20"/>
          <w:szCs w:val="20"/>
        </w:rPr>
      </w:pPr>
    </w:p>
    <w:p w14:paraId="1C38AAA8" w14:textId="7EC24D2D" w:rsidR="001B7653" w:rsidRPr="00653860" w:rsidRDefault="00B333B6" w:rsidP="007B121F">
      <w:pPr>
        <w:rPr>
          <w:sz w:val="20"/>
          <w:szCs w:val="20"/>
          <w:u w:val="single"/>
        </w:rPr>
      </w:pPr>
      <w:r w:rsidRPr="00653860">
        <w:rPr>
          <w:sz w:val="20"/>
          <w:szCs w:val="20"/>
          <w:u w:val="single"/>
        </w:rPr>
        <w:t>COMO USAR.</w:t>
      </w:r>
    </w:p>
    <w:p w14:paraId="0F456417" w14:textId="14BA9357" w:rsidR="00C42660" w:rsidRDefault="00B333B6" w:rsidP="0038736E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Idem</w:t>
      </w:r>
      <w:proofErr w:type="spellEnd"/>
      <w:r>
        <w:rPr>
          <w:sz w:val="20"/>
          <w:szCs w:val="20"/>
        </w:rPr>
        <w:t xml:space="preserve"> lo </w:t>
      </w:r>
      <w:r w:rsidR="00754BA5">
        <w:rPr>
          <w:sz w:val="20"/>
          <w:szCs w:val="20"/>
        </w:rPr>
        <w:t xml:space="preserve">anterior, y esta todo en </w:t>
      </w:r>
      <w:proofErr w:type="spellStart"/>
      <w:r w:rsidR="00754BA5">
        <w:rPr>
          <w:sz w:val="20"/>
          <w:szCs w:val="20"/>
        </w:rPr>
        <w:t>ingles</w:t>
      </w:r>
      <w:proofErr w:type="spellEnd"/>
      <w:r w:rsidR="00754BA5">
        <w:rPr>
          <w:sz w:val="20"/>
          <w:szCs w:val="20"/>
        </w:rPr>
        <w:t>.</w:t>
      </w:r>
    </w:p>
    <w:p w14:paraId="56FCA603" w14:textId="77777777" w:rsidR="00C42660" w:rsidRPr="0038736E" w:rsidRDefault="00C42660" w:rsidP="0038736E">
      <w:pPr>
        <w:rPr>
          <w:sz w:val="20"/>
          <w:szCs w:val="20"/>
        </w:rPr>
      </w:pPr>
    </w:p>
    <w:sectPr w:rsidR="00C42660" w:rsidRPr="003873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243"/>
    <w:multiLevelType w:val="multilevel"/>
    <w:tmpl w:val="5A1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33B82"/>
    <w:multiLevelType w:val="hybridMultilevel"/>
    <w:tmpl w:val="FB847F5E"/>
    <w:lvl w:ilvl="0" w:tplc="9620EE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E1E60"/>
    <w:multiLevelType w:val="multilevel"/>
    <w:tmpl w:val="4886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B00DB"/>
    <w:multiLevelType w:val="hybridMultilevel"/>
    <w:tmpl w:val="400211F0"/>
    <w:lvl w:ilvl="0" w:tplc="2B049A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006A87"/>
    <w:multiLevelType w:val="hybridMultilevel"/>
    <w:tmpl w:val="71740D60"/>
    <w:lvl w:ilvl="0" w:tplc="C202580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206601">
    <w:abstractNumId w:val="2"/>
  </w:num>
  <w:num w:numId="2" w16cid:durableId="1826311695">
    <w:abstractNumId w:val="4"/>
  </w:num>
  <w:num w:numId="3" w16cid:durableId="282807484">
    <w:abstractNumId w:val="3"/>
  </w:num>
  <w:num w:numId="4" w16cid:durableId="382952367">
    <w:abstractNumId w:val="0"/>
  </w:num>
  <w:num w:numId="5" w16cid:durableId="74934759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EDERICO MARTIN MAUAS">
    <w15:presenceInfo w15:providerId="AD" w15:userId="S::federico.mauas@sophiaint.com::221db2c2-e895-465b-9125-b22b13d891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06"/>
    <w:rsid w:val="00011362"/>
    <w:rsid w:val="00033D7B"/>
    <w:rsid w:val="00061CFE"/>
    <w:rsid w:val="00067665"/>
    <w:rsid w:val="0008256B"/>
    <w:rsid w:val="00094F1F"/>
    <w:rsid w:val="000A485A"/>
    <w:rsid w:val="000D24E0"/>
    <w:rsid w:val="000E02D4"/>
    <w:rsid w:val="000E7CFC"/>
    <w:rsid w:val="000F0C70"/>
    <w:rsid w:val="001033FE"/>
    <w:rsid w:val="00105C8B"/>
    <w:rsid w:val="00135FD7"/>
    <w:rsid w:val="00140127"/>
    <w:rsid w:val="0018420D"/>
    <w:rsid w:val="001B0E7F"/>
    <w:rsid w:val="001B2258"/>
    <w:rsid w:val="001B40A3"/>
    <w:rsid w:val="001B7653"/>
    <w:rsid w:val="001C4749"/>
    <w:rsid w:val="001E2360"/>
    <w:rsid w:val="001E79AC"/>
    <w:rsid w:val="001F091B"/>
    <w:rsid w:val="002321D2"/>
    <w:rsid w:val="00237E61"/>
    <w:rsid w:val="00251D54"/>
    <w:rsid w:val="00255204"/>
    <w:rsid w:val="00280F37"/>
    <w:rsid w:val="00296B09"/>
    <w:rsid w:val="002A6694"/>
    <w:rsid w:val="002A7978"/>
    <w:rsid w:val="002C645B"/>
    <w:rsid w:val="002E31AD"/>
    <w:rsid w:val="002F07F7"/>
    <w:rsid w:val="002F771A"/>
    <w:rsid w:val="003149B2"/>
    <w:rsid w:val="00340F15"/>
    <w:rsid w:val="00352EC1"/>
    <w:rsid w:val="003538C6"/>
    <w:rsid w:val="00364711"/>
    <w:rsid w:val="00374B65"/>
    <w:rsid w:val="003819B2"/>
    <w:rsid w:val="0038736E"/>
    <w:rsid w:val="003946D8"/>
    <w:rsid w:val="00434600"/>
    <w:rsid w:val="0045770B"/>
    <w:rsid w:val="004A21D3"/>
    <w:rsid w:val="004A7B7C"/>
    <w:rsid w:val="004B55A5"/>
    <w:rsid w:val="004C2FD9"/>
    <w:rsid w:val="004D3902"/>
    <w:rsid w:val="004D4AB3"/>
    <w:rsid w:val="004E255D"/>
    <w:rsid w:val="004E4C1C"/>
    <w:rsid w:val="00536CBE"/>
    <w:rsid w:val="00537CD8"/>
    <w:rsid w:val="0055768A"/>
    <w:rsid w:val="005A1639"/>
    <w:rsid w:val="005B5304"/>
    <w:rsid w:val="005B7331"/>
    <w:rsid w:val="005D0342"/>
    <w:rsid w:val="005D352D"/>
    <w:rsid w:val="005D3737"/>
    <w:rsid w:val="00630DCF"/>
    <w:rsid w:val="00631B80"/>
    <w:rsid w:val="00636B0B"/>
    <w:rsid w:val="00653860"/>
    <w:rsid w:val="00653B93"/>
    <w:rsid w:val="00655D4D"/>
    <w:rsid w:val="006848B5"/>
    <w:rsid w:val="00685D92"/>
    <w:rsid w:val="0069290E"/>
    <w:rsid w:val="00695AD2"/>
    <w:rsid w:val="006A5580"/>
    <w:rsid w:val="006B7123"/>
    <w:rsid w:val="006C07CC"/>
    <w:rsid w:val="006E6441"/>
    <w:rsid w:val="007002ED"/>
    <w:rsid w:val="0071686E"/>
    <w:rsid w:val="00725DC5"/>
    <w:rsid w:val="00754BA5"/>
    <w:rsid w:val="00790115"/>
    <w:rsid w:val="00795F50"/>
    <w:rsid w:val="007A52A8"/>
    <w:rsid w:val="007A6206"/>
    <w:rsid w:val="007B121F"/>
    <w:rsid w:val="007B28FA"/>
    <w:rsid w:val="007B6417"/>
    <w:rsid w:val="007D163D"/>
    <w:rsid w:val="007E14A5"/>
    <w:rsid w:val="00820683"/>
    <w:rsid w:val="00841382"/>
    <w:rsid w:val="008617E7"/>
    <w:rsid w:val="008D4D35"/>
    <w:rsid w:val="008F5F01"/>
    <w:rsid w:val="009022D9"/>
    <w:rsid w:val="00905B6F"/>
    <w:rsid w:val="00922A46"/>
    <w:rsid w:val="0092322D"/>
    <w:rsid w:val="00926B38"/>
    <w:rsid w:val="00936870"/>
    <w:rsid w:val="00946220"/>
    <w:rsid w:val="00961DBA"/>
    <w:rsid w:val="00966499"/>
    <w:rsid w:val="00971DDF"/>
    <w:rsid w:val="00984833"/>
    <w:rsid w:val="00996A4F"/>
    <w:rsid w:val="009C448C"/>
    <w:rsid w:val="009E4B68"/>
    <w:rsid w:val="009F7648"/>
    <w:rsid w:val="00A06C88"/>
    <w:rsid w:val="00A21190"/>
    <w:rsid w:val="00A2198D"/>
    <w:rsid w:val="00A703F2"/>
    <w:rsid w:val="00A7400E"/>
    <w:rsid w:val="00A766A4"/>
    <w:rsid w:val="00A800D0"/>
    <w:rsid w:val="00A934BC"/>
    <w:rsid w:val="00B20ABA"/>
    <w:rsid w:val="00B21625"/>
    <w:rsid w:val="00B24851"/>
    <w:rsid w:val="00B333B6"/>
    <w:rsid w:val="00B40F39"/>
    <w:rsid w:val="00B62BA9"/>
    <w:rsid w:val="00B652EE"/>
    <w:rsid w:val="00B8476A"/>
    <w:rsid w:val="00B941ED"/>
    <w:rsid w:val="00B973E5"/>
    <w:rsid w:val="00BA12F1"/>
    <w:rsid w:val="00BA5347"/>
    <w:rsid w:val="00C24FA6"/>
    <w:rsid w:val="00C42660"/>
    <w:rsid w:val="00C45B46"/>
    <w:rsid w:val="00C60B4E"/>
    <w:rsid w:val="00C76252"/>
    <w:rsid w:val="00C9651C"/>
    <w:rsid w:val="00CA77AD"/>
    <w:rsid w:val="00CC2A34"/>
    <w:rsid w:val="00CC6DC5"/>
    <w:rsid w:val="00CC7E1E"/>
    <w:rsid w:val="00CE6B06"/>
    <w:rsid w:val="00CE70CA"/>
    <w:rsid w:val="00CF48BA"/>
    <w:rsid w:val="00D13208"/>
    <w:rsid w:val="00D23B0A"/>
    <w:rsid w:val="00D40700"/>
    <w:rsid w:val="00D43F7C"/>
    <w:rsid w:val="00D5557C"/>
    <w:rsid w:val="00D5593A"/>
    <w:rsid w:val="00DE3EEE"/>
    <w:rsid w:val="00DE5D57"/>
    <w:rsid w:val="00DE6903"/>
    <w:rsid w:val="00E06057"/>
    <w:rsid w:val="00E238A3"/>
    <w:rsid w:val="00E365C3"/>
    <w:rsid w:val="00E62EA8"/>
    <w:rsid w:val="00E73C8E"/>
    <w:rsid w:val="00E765E5"/>
    <w:rsid w:val="00E92194"/>
    <w:rsid w:val="00E95AE8"/>
    <w:rsid w:val="00EA46BD"/>
    <w:rsid w:val="00EB6289"/>
    <w:rsid w:val="00EC3846"/>
    <w:rsid w:val="00EC681E"/>
    <w:rsid w:val="00ED6D45"/>
    <w:rsid w:val="00EE24A6"/>
    <w:rsid w:val="00EE76C0"/>
    <w:rsid w:val="00F06761"/>
    <w:rsid w:val="00F145C8"/>
    <w:rsid w:val="00F42D15"/>
    <w:rsid w:val="00F51489"/>
    <w:rsid w:val="00F82FE2"/>
    <w:rsid w:val="00FA0CB0"/>
    <w:rsid w:val="00FA703E"/>
    <w:rsid w:val="00FC0C81"/>
    <w:rsid w:val="00FC1A6D"/>
    <w:rsid w:val="00FC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17B9D"/>
  <w15:chartTrackingRefBased/>
  <w15:docId w15:val="{53D52812-C3A7-454E-B2BB-51825A609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2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2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2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2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2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2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2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2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2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2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206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FC1A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2357</Words>
  <Characters>11838</Characters>
  <Application>Microsoft Office Word</Application>
  <DocSecurity>0</DocSecurity>
  <Lines>311</Lines>
  <Paragraphs>177</Paragraphs>
  <ScaleCrop>false</ScaleCrop>
  <Company/>
  <LinksUpToDate>false</LinksUpToDate>
  <CharactersWithSpaces>14018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MARTIN MAUAS</dc:creator>
  <cp:keywords/>
  <dc:description/>
  <cp:lastModifiedBy>FEDERICO MARTIN MAUAS</cp:lastModifiedBy>
  <cp:revision>177</cp:revision>
  <dcterms:created xsi:type="dcterms:W3CDTF">2026-06-05T13:00:00Z</dcterms:created>
  <dcterms:modified xsi:type="dcterms:W3CDTF">2026-06-05T19:50:00Z</dcterms:modified>
</cp:coreProperties>
</file>